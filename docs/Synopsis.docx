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F869" w14:textId="717B499F" w:rsidR="00656C2E" w:rsidRPr="005A79A6" w:rsidRDefault="00DE5E46" w:rsidP="00656C2E">
      <w:pPr>
        <w:rPr>
          <w:rFonts w:ascii="Times New Roman" w:hAnsi="Times New Roman" w:cs="Times New Roman"/>
          <w:b/>
          <w:bCs/>
          <w:sz w:val="32"/>
          <w:szCs w:val="32"/>
        </w:rPr>
      </w:pPr>
      <w:r>
        <w:rPr>
          <w:rFonts w:ascii="Times New Roman" w:hAnsi="Times New Roman" w:cs="Times New Roman"/>
          <w:b/>
          <w:bCs/>
          <w:sz w:val="28"/>
          <w:szCs w:val="28"/>
        </w:rPr>
        <w:t xml:space="preserve"> </w:t>
      </w:r>
      <w:r w:rsidR="00C27A45" w:rsidRPr="00C27A45">
        <w:rPr>
          <w:rFonts w:ascii="Times New Roman" w:hAnsi="Times New Roman" w:cs="Times New Roman"/>
          <w:b/>
          <w:bCs/>
          <w:sz w:val="28"/>
          <w:szCs w:val="28"/>
        </w:rPr>
        <w:t xml:space="preserve">        </w:t>
      </w:r>
      <w:r w:rsidR="00656C2E">
        <w:rPr>
          <w:rFonts w:ascii="Times New Roman" w:hAnsi="Times New Roman" w:cs="Times New Roman"/>
          <w:b/>
          <w:bCs/>
          <w:sz w:val="28"/>
          <w:szCs w:val="28"/>
        </w:rPr>
        <w:t xml:space="preserve">                   </w:t>
      </w:r>
      <w:r w:rsidR="006E4403">
        <w:rPr>
          <w:rFonts w:ascii="Times New Roman" w:hAnsi="Times New Roman" w:cs="Times New Roman"/>
          <w:b/>
          <w:bCs/>
          <w:sz w:val="28"/>
          <w:szCs w:val="28"/>
        </w:rPr>
        <w:t xml:space="preserve">   </w:t>
      </w:r>
      <w:r w:rsidR="00A719F9">
        <w:rPr>
          <w:rFonts w:ascii="Times New Roman" w:hAnsi="Times New Roman" w:cs="Times New Roman"/>
          <w:b/>
          <w:bCs/>
          <w:sz w:val="28"/>
          <w:szCs w:val="28"/>
        </w:rPr>
        <w:t xml:space="preserve">  </w:t>
      </w:r>
      <w:r w:rsidR="00656C2E" w:rsidRPr="005A79A6">
        <w:rPr>
          <w:rFonts w:ascii="Times New Roman" w:hAnsi="Times New Roman" w:cs="Times New Roman"/>
          <w:b/>
          <w:bCs/>
          <w:sz w:val="32"/>
          <w:szCs w:val="32"/>
        </w:rPr>
        <w:t xml:space="preserve">JK Lakshmipat University, Jaipur </w:t>
      </w:r>
    </w:p>
    <w:p w14:paraId="6565A6CA" w14:textId="562069B1" w:rsidR="00656C2E" w:rsidRPr="005A79A6" w:rsidRDefault="00656C2E" w:rsidP="00656C2E">
      <w:pPr>
        <w:rPr>
          <w:rFonts w:ascii="Times New Roman" w:hAnsi="Times New Roman" w:cs="Times New Roman"/>
          <w:b/>
          <w:bCs/>
          <w:sz w:val="32"/>
          <w:szCs w:val="32"/>
        </w:rPr>
      </w:pPr>
      <w:r w:rsidRPr="005A79A6">
        <w:rPr>
          <w:rFonts w:ascii="Times New Roman" w:hAnsi="Times New Roman" w:cs="Times New Roman"/>
          <w:b/>
          <w:bCs/>
          <w:sz w:val="32"/>
          <w:szCs w:val="32"/>
        </w:rPr>
        <w:t xml:space="preserve">                 Institute of Engineering and Technology (IET)</w:t>
      </w:r>
    </w:p>
    <w:p w14:paraId="07BC7AA3" w14:textId="731302F2" w:rsidR="00656C2E" w:rsidRPr="005A79A6" w:rsidRDefault="00656C2E" w:rsidP="00656C2E">
      <w:pPr>
        <w:rPr>
          <w:rFonts w:ascii="Times New Roman" w:hAnsi="Times New Roman" w:cs="Times New Roman"/>
          <w:b/>
          <w:bCs/>
          <w:sz w:val="32"/>
          <w:szCs w:val="32"/>
        </w:rPr>
      </w:pPr>
      <w:r w:rsidRPr="005A79A6">
        <w:rPr>
          <w:rFonts w:ascii="Times New Roman" w:hAnsi="Times New Roman" w:cs="Times New Roman"/>
          <w:b/>
          <w:bCs/>
          <w:sz w:val="32"/>
          <w:szCs w:val="32"/>
        </w:rPr>
        <w:t xml:space="preserve">                                   Minor Project (PR1103)</w:t>
      </w:r>
    </w:p>
    <w:p w14:paraId="3B2C6E0F" w14:textId="23FC2B1A" w:rsidR="00656C2E" w:rsidRPr="005A79A6" w:rsidRDefault="00656C2E" w:rsidP="00656C2E">
      <w:pPr>
        <w:rPr>
          <w:rFonts w:ascii="Times New Roman" w:hAnsi="Times New Roman" w:cs="Times New Roman"/>
          <w:b/>
          <w:bCs/>
          <w:sz w:val="32"/>
          <w:szCs w:val="32"/>
        </w:rPr>
      </w:pPr>
      <w:r w:rsidRPr="005A79A6">
        <w:rPr>
          <w:rFonts w:ascii="Times New Roman" w:hAnsi="Times New Roman" w:cs="Times New Roman"/>
          <w:b/>
          <w:bCs/>
          <w:sz w:val="32"/>
          <w:szCs w:val="32"/>
        </w:rPr>
        <w:t xml:space="preserve">      </w:t>
      </w:r>
      <w:r w:rsidR="004E6827">
        <w:rPr>
          <w:rFonts w:ascii="Times New Roman" w:hAnsi="Times New Roman" w:cs="Times New Roman"/>
          <w:b/>
          <w:bCs/>
          <w:sz w:val="32"/>
          <w:szCs w:val="32"/>
        </w:rPr>
        <w:t xml:space="preserve"> </w:t>
      </w:r>
      <w:r w:rsidRPr="005A79A6">
        <w:rPr>
          <w:rFonts w:ascii="Times New Roman" w:hAnsi="Times New Roman" w:cs="Times New Roman"/>
          <w:b/>
          <w:bCs/>
          <w:sz w:val="32"/>
          <w:szCs w:val="32"/>
        </w:rPr>
        <w:t xml:space="preserve">  B.Tech Programme (All), VI Semester Session: 2025-26</w:t>
      </w:r>
    </w:p>
    <w:p w14:paraId="3A8CA596" w14:textId="1FB04AB7" w:rsidR="00656C2E" w:rsidRPr="005A79A6" w:rsidRDefault="00656C2E" w:rsidP="00656C2E">
      <w:pPr>
        <w:rPr>
          <w:rFonts w:ascii="Times New Roman" w:hAnsi="Times New Roman" w:cs="Times New Roman"/>
          <w:b/>
          <w:bCs/>
          <w:sz w:val="32"/>
          <w:szCs w:val="32"/>
        </w:rPr>
      </w:pPr>
      <w:r w:rsidRPr="005A79A6">
        <w:rPr>
          <w:rFonts w:ascii="Times New Roman" w:hAnsi="Times New Roman" w:cs="Times New Roman"/>
          <w:b/>
          <w:bCs/>
          <w:sz w:val="32"/>
          <w:szCs w:val="32"/>
        </w:rPr>
        <w:t xml:space="preserve">                         [Even Semester, January to May 2026]</w:t>
      </w:r>
    </w:p>
    <w:p w14:paraId="3AA2F0C2" w14:textId="77777777" w:rsidR="008A33F2" w:rsidRDefault="008A33F2" w:rsidP="00656C2E">
      <w:pPr>
        <w:rPr>
          <w:rFonts w:ascii="Times New Roman" w:hAnsi="Times New Roman" w:cs="Times New Roman"/>
          <w:b/>
          <w:bCs/>
          <w:sz w:val="28"/>
          <w:szCs w:val="28"/>
        </w:rPr>
      </w:pPr>
    </w:p>
    <w:p w14:paraId="171E253D" w14:textId="77777777" w:rsidR="008A33F2" w:rsidRDefault="008A33F2" w:rsidP="00656C2E">
      <w:pPr>
        <w:rPr>
          <w:rFonts w:ascii="Times New Roman" w:hAnsi="Times New Roman" w:cs="Times New Roman"/>
          <w:b/>
          <w:bCs/>
          <w:sz w:val="28"/>
          <w:szCs w:val="28"/>
        </w:rPr>
      </w:pPr>
    </w:p>
    <w:p w14:paraId="25AA4088" w14:textId="57D96F63" w:rsidR="00E0690E" w:rsidRPr="00656C2E" w:rsidRDefault="0C458E04" w:rsidP="0C458E04">
      <w:pPr>
        <w:rPr>
          <w:rFonts w:ascii="Times New Roman" w:hAnsi="Times New Roman" w:cs="Times New Roman"/>
          <w:b/>
          <w:bCs/>
          <w:sz w:val="28"/>
          <w:szCs w:val="28"/>
        </w:rPr>
      </w:pPr>
      <w:r w:rsidRPr="0C458E04">
        <w:rPr>
          <w:rFonts w:ascii="Times New Roman" w:hAnsi="Times New Roman" w:cs="Times New Roman"/>
          <w:b/>
          <w:bCs/>
          <w:sz w:val="28"/>
          <w:szCs w:val="28"/>
        </w:rPr>
        <w:t xml:space="preserve">                                                   </w:t>
      </w:r>
      <w:r w:rsidR="00656C2E">
        <w:rPr>
          <w:noProof/>
        </w:rPr>
        <w:drawing>
          <wp:inline distT="0" distB="0" distL="0" distR="0" wp14:anchorId="2D65A50E" wp14:editId="6636CB84">
            <wp:extent cx="1432461" cy="1371600"/>
            <wp:effectExtent l="0" t="0" r="0" b="0"/>
            <wp:docPr id="1397521465" name="Picture 1">
              <a:extLst xmlns:a="http://schemas.openxmlformats.org/drawingml/2006/main">
                <a:ext uri="{FF2B5EF4-FFF2-40B4-BE49-F238E27FC236}">
                  <a16:creationId xmlns:a16="http://schemas.microsoft.com/office/drawing/2014/main" id="{B9EE8B96-75E2-4632-92DE-1617DD694C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21465" name=""/>
                    <pic:cNvPicPr/>
                  </pic:nvPicPr>
                  <pic:blipFill>
                    <a:blip r:embed="rId7"/>
                    <a:stretch>
                      <a:fillRect/>
                    </a:stretch>
                  </pic:blipFill>
                  <pic:spPr>
                    <a:xfrm>
                      <a:off x="0" y="0"/>
                      <a:ext cx="1517905" cy="1453414"/>
                    </a:xfrm>
                    <a:prstGeom prst="rect">
                      <a:avLst/>
                    </a:prstGeom>
                  </pic:spPr>
                </pic:pic>
              </a:graphicData>
            </a:graphic>
          </wp:inline>
        </w:drawing>
      </w:r>
      <w:r w:rsidRPr="0C458E04">
        <w:rPr>
          <w:rFonts w:ascii="Times New Roman" w:hAnsi="Times New Roman" w:cs="Times New Roman"/>
          <w:b/>
          <w:bCs/>
          <w:sz w:val="28"/>
          <w:szCs w:val="28"/>
        </w:rPr>
        <w:t xml:space="preserve">  </w:t>
      </w:r>
    </w:p>
    <w:p w14:paraId="7977870B" w14:textId="77777777" w:rsidR="008A33F2" w:rsidRDefault="0C458E04" w:rsidP="0C458E04">
      <w:pPr>
        <w:rPr>
          <w:rFonts w:ascii="Times New Roman" w:hAnsi="Times New Roman" w:cs="Times New Roman"/>
          <w:b/>
          <w:bCs/>
          <w:sz w:val="28"/>
          <w:szCs w:val="28"/>
        </w:rPr>
      </w:pPr>
      <w:r w:rsidRPr="0C458E04">
        <w:rPr>
          <w:rFonts w:ascii="Times New Roman" w:hAnsi="Times New Roman" w:cs="Times New Roman"/>
          <w:b/>
          <w:bCs/>
          <w:sz w:val="28"/>
          <w:szCs w:val="28"/>
        </w:rPr>
        <w:t xml:space="preserve">                                             </w:t>
      </w:r>
    </w:p>
    <w:p w14:paraId="734C7ABC" w14:textId="77777777" w:rsidR="008A33F2" w:rsidRDefault="008A33F2" w:rsidP="0C458E04">
      <w:pPr>
        <w:rPr>
          <w:rFonts w:ascii="Times New Roman" w:hAnsi="Times New Roman" w:cs="Times New Roman"/>
          <w:b/>
          <w:bCs/>
          <w:sz w:val="28"/>
          <w:szCs w:val="28"/>
        </w:rPr>
      </w:pPr>
    </w:p>
    <w:p w14:paraId="28A73B8E" w14:textId="733BDA04" w:rsidR="006370C9" w:rsidRDefault="000E0D3D" w:rsidP="000E0D3D">
      <w:pPr>
        <w:rPr>
          <w:rFonts w:ascii="Times New Roman" w:hAnsi="Times New Roman" w:cs="Times New Roman"/>
          <w:b/>
          <w:bCs/>
          <w:sz w:val="32"/>
          <w:szCs w:val="32"/>
          <w:u w:val="single"/>
        </w:rPr>
      </w:pPr>
      <w:r>
        <w:rPr>
          <w:rFonts w:ascii="Times New Roman" w:hAnsi="Times New Roman" w:cs="Times New Roman"/>
          <w:b/>
          <w:bCs/>
          <w:sz w:val="28"/>
          <w:szCs w:val="28"/>
        </w:rPr>
        <w:t xml:space="preserve">                                                    </w:t>
      </w:r>
      <w:r w:rsidR="2BCBEED5" w:rsidRPr="2BCBEED5">
        <w:rPr>
          <w:rFonts w:ascii="Times New Roman" w:hAnsi="Times New Roman" w:cs="Times New Roman"/>
          <w:b/>
          <w:bCs/>
          <w:sz w:val="32"/>
          <w:szCs w:val="32"/>
          <w:u w:val="single"/>
        </w:rPr>
        <w:t>SYNOPSIS:</w:t>
      </w:r>
      <w:r w:rsidR="2BCBEED5" w:rsidRPr="2BCBEED5">
        <w:rPr>
          <w:rFonts w:ascii="Times New Roman" w:hAnsi="Times New Roman" w:cs="Times New Roman"/>
          <w:b/>
          <w:bCs/>
          <w:sz w:val="32"/>
          <w:szCs w:val="32"/>
        </w:rPr>
        <w:t xml:space="preserve">   </w:t>
      </w:r>
    </w:p>
    <w:p w14:paraId="1C1C50B5" w14:textId="1B943FAA" w:rsidR="00D52215" w:rsidRPr="006370C9" w:rsidRDefault="2BCBEED5" w:rsidP="006370C9">
      <w:pPr>
        <w:rPr>
          <w:rFonts w:cstheme="minorHAnsi"/>
          <w:b/>
          <w:bCs/>
          <w:sz w:val="32"/>
          <w:szCs w:val="32"/>
          <w:u w:val="single"/>
        </w:rPr>
      </w:pPr>
      <w:r w:rsidRPr="006370C9">
        <w:rPr>
          <w:rFonts w:cstheme="minorHAnsi"/>
          <w:b/>
          <w:bCs/>
          <w:sz w:val="32"/>
          <w:szCs w:val="32"/>
          <w:u w:val="single"/>
        </w:rPr>
        <w:t>The Future of AI in healthcare: Addressing Air Pollution Challenges</w:t>
      </w:r>
      <w:ins w:id="0" w:author="Microsoft Word" w:date="2026-01-21T18:59:00Z" w16du:dateUtc="2026-01-21T13:29:00Z">
        <w:r w:rsidR="005A79A6" w:rsidRPr="006370C9">
          <w:rPr>
            <w:rFonts w:cstheme="minorHAnsi"/>
            <w:b/>
            <w:bCs/>
            <w:sz w:val="28"/>
            <w:szCs w:val="28"/>
          </w:rPr>
          <w:t xml:space="preserve">  </w:t>
        </w:r>
        <w:r w:rsidR="005A79A6" w:rsidRPr="006370C9">
          <w:rPr>
            <w:rFonts w:cstheme="minorHAnsi"/>
            <w:b/>
            <w:bCs/>
            <w:sz w:val="32"/>
            <w:szCs w:val="32"/>
          </w:rPr>
          <w:t xml:space="preserve"> </w:t>
        </w:r>
        <w:r w:rsidR="0C458E04" w:rsidRPr="006370C9">
          <w:rPr>
            <w:rFonts w:cstheme="minorHAnsi"/>
            <w:b/>
            <w:bCs/>
            <w:sz w:val="32"/>
            <w:szCs w:val="32"/>
          </w:rPr>
          <w:t xml:space="preserve">  </w:t>
        </w:r>
        <w:r w:rsidR="004A483C" w:rsidRPr="006370C9">
          <w:rPr>
            <w:rFonts w:cstheme="minorHAnsi"/>
            <w:b/>
            <w:bCs/>
            <w:sz w:val="32"/>
            <w:szCs w:val="32"/>
          </w:rPr>
          <w:t xml:space="preserve">                                      </w:t>
        </w:r>
        <w:r w:rsidR="0C458E04" w:rsidRPr="006370C9">
          <w:rPr>
            <w:rFonts w:cstheme="minorHAnsi"/>
            <w:b/>
            <w:bCs/>
            <w:sz w:val="32"/>
            <w:szCs w:val="32"/>
          </w:rPr>
          <w:t xml:space="preserve"> </w:t>
        </w:r>
      </w:ins>
    </w:p>
    <w:p w14:paraId="1EFF4EB0" w14:textId="762D659E" w:rsidR="008A33F2" w:rsidRDefault="0C458E04" w:rsidP="0C458E04">
      <w:pPr>
        <w:rPr>
          <w:rFonts w:ascii="Times New Roman" w:hAnsi="Times New Roman" w:cs="Times New Roman"/>
          <w:b/>
          <w:bCs/>
          <w:sz w:val="28"/>
          <w:szCs w:val="28"/>
        </w:rPr>
      </w:pPr>
      <w:r w:rsidRPr="0C458E04">
        <w:rPr>
          <w:rFonts w:ascii="Times New Roman" w:hAnsi="Times New Roman" w:cs="Times New Roman"/>
          <w:b/>
          <w:bCs/>
          <w:sz w:val="28"/>
          <w:szCs w:val="28"/>
        </w:rPr>
        <w:t xml:space="preserve">                            </w:t>
      </w:r>
      <w:r w:rsidR="005A79A6">
        <w:rPr>
          <w:rFonts w:ascii="Times New Roman" w:hAnsi="Times New Roman" w:cs="Times New Roman"/>
          <w:b/>
          <w:bCs/>
          <w:sz w:val="28"/>
          <w:szCs w:val="28"/>
        </w:rPr>
        <w:t xml:space="preserve"> </w:t>
      </w:r>
    </w:p>
    <w:p w14:paraId="62DE9EAC" w14:textId="32C29E77" w:rsidR="001022D9" w:rsidRPr="00D52215" w:rsidRDefault="008A33F2" w:rsidP="0C458E04">
      <w:pPr>
        <w:rPr>
          <w:rFonts w:ascii="Times New Roman" w:hAnsi="Times New Roman" w:cs="Times New Roman"/>
          <w:b/>
          <w:bCs/>
          <w:sz w:val="32"/>
          <w:szCs w:val="32"/>
        </w:rPr>
      </w:pPr>
      <w:r>
        <w:rPr>
          <w:rFonts w:ascii="Times New Roman" w:hAnsi="Times New Roman" w:cs="Times New Roman"/>
          <w:b/>
          <w:bCs/>
          <w:sz w:val="28"/>
          <w:szCs w:val="28"/>
        </w:rPr>
        <w:t xml:space="preserve">                      </w:t>
      </w:r>
      <w:r w:rsidR="00544E6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C458E04" w:rsidRPr="0C458E04">
        <w:rPr>
          <w:rFonts w:ascii="Times New Roman" w:hAnsi="Times New Roman" w:cs="Times New Roman"/>
          <w:b/>
          <w:bCs/>
          <w:sz w:val="28"/>
          <w:szCs w:val="28"/>
        </w:rPr>
        <w:t xml:space="preserve">  </w:t>
      </w:r>
      <w:r w:rsidR="005A79A6">
        <w:rPr>
          <w:rFonts w:ascii="Times New Roman" w:hAnsi="Times New Roman" w:cs="Times New Roman"/>
          <w:b/>
          <w:bCs/>
          <w:sz w:val="28"/>
          <w:szCs w:val="28"/>
        </w:rPr>
        <w:t xml:space="preserve">     </w:t>
      </w:r>
      <w:r w:rsidR="0C458E04" w:rsidRPr="0C458E04">
        <w:rPr>
          <w:rFonts w:ascii="Times New Roman" w:hAnsi="Times New Roman" w:cs="Times New Roman"/>
          <w:b/>
          <w:bCs/>
          <w:sz w:val="28"/>
          <w:szCs w:val="28"/>
        </w:rPr>
        <w:t xml:space="preserve">  </w:t>
      </w:r>
      <w:r w:rsidR="0C458E04" w:rsidRPr="00D52215">
        <w:rPr>
          <w:rFonts w:ascii="Times New Roman" w:hAnsi="Times New Roman" w:cs="Times New Roman"/>
          <w:b/>
          <w:bCs/>
          <w:sz w:val="32"/>
          <w:szCs w:val="32"/>
        </w:rPr>
        <w:t xml:space="preserve">Prepared By: </w:t>
      </w:r>
      <w:r w:rsidR="0C458E04" w:rsidRPr="00D52215">
        <w:rPr>
          <w:rFonts w:ascii="Times New Roman" w:hAnsi="Times New Roman" w:cs="Times New Roman"/>
          <w:sz w:val="32"/>
          <w:szCs w:val="32"/>
        </w:rPr>
        <w:t>Priyanshi Mehta</w:t>
      </w:r>
      <w:r w:rsidR="0C458E04" w:rsidRPr="00D52215">
        <w:rPr>
          <w:rFonts w:ascii="Times New Roman" w:hAnsi="Times New Roman" w:cs="Times New Roman"/>
          <w:b/>
          <w:bCs/>
          <w:sz w:val="32"/>
          <w:szCs w:val="32"/>
        </w:rPr>
        <w:t xml:space="preserve">  </w:t>
      </w:r>
    </w:p>
    <w:p w14:paraId="31D5E83A" w14:textId="1CA4465E" w:rsidR="001022D9" w:rsidRPr="00D52215" w:rsidRDefault="001022D9" w:rsidP="001022D9">
      <w:pPr>
        <w:rPr>
          <w:rFonts w:ascii="Times New Roman" w:hAnsi="Times New Roman" w:cs="Times New Roman"/>
          <w:b/>
          <w:bCs/>
          <w:sz w:val="32"/>
          <w:szCs w:val="32"/>
        </w:rPr>
      </w:pPr>
      <w:r w:rsidRPr="00D52215">
        <w:rPr>
          <w:rFonts w:ascii="Times New Roman" w:hAnsi="Times New Roman" w:cs="Times New Roman"/>
          <w:b/>
          <w:bCs/>
          <w:sz w:val="32"/>
          <w:szCs w:val="32"/>
        </w:rPr>
        <w:t xml:space="preserve">                                </w:t>
      </w:r>
      <w:r w:rsidR="005A79A6" w:rsidRPr="00D52215">
        <w:rPr>
          <w:rFonts w:ascii="Times New Roman" w:hAnsi="Times New Roman" w:cs="Times New Roman"/>
          <w:b/>
          <w:bCs/>
          <w:sz w:val="32"/>
          <w:szCs w:val="32"/>
        </w:rPr>
        <w:t xml:space="preserve">   </w:t>
      </w:r>
      <w:r w:rsidRPr="00D52215">
        <w:rPr>
          <w:rFonts w:ascii="Times New Roman" w:hAnsi="Times New Roman" w:cs="Times New Roman"/>
          <w:b/>
          <w:bCs/>
          <w:sz w:val="32"/>
          <w:szCs w:val="32"/>
        </w:rPr>
        <w:t xml:space="preserve"> Roll no.: </w:t>
      </w:r>
      <w:r w:rsidRPr="00D52215">
        <w:rPr>
          <w:rFonts w:ascii="Times New Roman" w:hAnsi="Times New Roman" w:cs="Times New Roman"/>
          <w:sz w:val="32"/>
          <w:szCs w:val="32"/>
        </w:rPr>
        <w:t xml:space="preserve"> 2023Btech061</w:t>
      </w:r>
      <w:r w:rsidRPr="00D52215">
        <w:rPr>
          <w:rFonts w:ascii="Times New Roman" w:hAnsi="Times New Roman" w:cs="Times New Roman"/>
          <w:b/>
          <w:bCs/>
          <w:sz w:val="32"/>
          <w:szCs w:val="32"/>
        </w:rPr>
        <w:t xml:space="preserve">  </w:t>
      </w:r>
    </w:p>
    <w:p w14:paraId="4F5174C1" w14:textId="763ACF16" w:rsidR="0C458E04" w:rsidRPr="00D52215" w:rsidRDefault="0C458E04" w:rsidP="0C458E04">
      <w:pPr>
        <w:rPr>
          <w:rFonts w:ascii="Times New Roman" w:hAnsi="Times New Roman" w:cs="Times New Roman"/>
          <w:b/>
          <w:bCs/>
          <w:sz w:val="32"/>
          <w:szCs w:val="32"/>
        </w:rPr>
      </w:pPr>
      <w:r w:rsidRPr="00D52215">
        <w:rPr>
          <w:rFonts w:ascii="Times New Roman" w:hAnsi="Times New Roman" w:cs="Times New Roman"/>
          <w:b/>
          <w:bCs/>
          <w:sz w:val="32"/>
          <w:szCs w:val="32"/>
        </w:rPr>
        <w:t xml:space="preserve">                                                                                       </w:t>
      </w:r>
      <w:r w:rsidR="001022D9" w:rsidRPr="00D52215">
        <w:rPr>
          <w:rFonts w:ascii="Times New Roman" w:hAnsi="Times New Roman" w:cs="Times New Roman"/>
          <w:b/>
          <w:bCs/>
          <w:sz w:val="32"/>
          <w:szCs w:val="32"/>
        </w:rPr>
        <w:t xml:space="preserve">      </w:t>
      </w:r>
    </w:p>
    <w:p w14:paraId="3B6A0700" w14:textId="652C5080" w:rsidR="0C458E04" w:rsidRPr="00D52215" w:rsidRDefault="0C458E04" w:rsidP="0C458E04">
      <w:pPr>
        <w:rPr>
          <w:rFonts w:ascii="Times New Roman" w:hAnsi="Times New Roman" w:cs="Times New Roman"/>
          <w:b/>
          <w:bCs/>
          <w:sz w:val="32"/>
          <w:szCs w:val="32"/>
        </w:rPr>
      </w:pPr>
      <w:r w:rsidRPr="00D52215">
        <w:rPr>
          <w:rFonts w:ascii="Times New Roman" w:hAnsi="Times New Roman" w:cs="Times New Roman"/>
          <w:b/>
          <w:bCs/>
          <w:sz w:val="32"/>
          <w:szCs w:val="32"/>
        </w:rPr>
        <w:t xml:space="preserve">                          </w:t>
      </w:r>
      <w:r w:rsidR="005A79A6" w:rsidRPr="00D52215">
        <w:rPr>
          <w:rFonts w:ascii="Times New Roman" w:hAnsi="Times New Roman" w:cs="Times New Roman"/>
          <w:b/>
          <w:bCs/>
          <w:sz w:val="32"/>
          <w:szCs w:val="32"/>
        </w:rPr>
        <w:t xml:space="preserve">    </w:t>
      </w:r>
      <w:r w:rsidRPr="00D52215">
        <w:rPr>
          <w:rFonts w:ascii="Times New Roman" w:hAnsi="Times New Roman" w:cs="Times New Roman"/>
          <w:b/>
          <w:bCs/>
          <w:sz w:val="32"/>
          <w:szCs w:val="32"/>
        </w:rPr>
        <w:t xml:space="preserve">  Faculty Guide: </w:t>
      </w:r>
      <w:r w:rsidRPr="00D52215">
        <w:rPr>
          <w:rFonts w:ascii="Times New Roman" w:hAnsi="Times New Roman" w:cs="Times New Roman"/>
          <w:sz w:val="32"/>
          <w:szCs w:val="32"/>
        </w:rPr>
        <w:t xml:space="preserve">Dr. Amit Sinhal </w:t>
      </w:r>
      <w:r w:rsidRPr="00D52215">
        <w:rPr>
          <w:rFonts w:ascii="Times New Roman" w:hAnsi="Times New Roman" w:cs="Times New Roman"/>
          <w:b/>
          <w:bCs/>
          <w:sz w:val="32"/>
          <w:szCs w:val="32"/>
        </w:rPr>
        <w:t xml:space="preserve">   </w:t>
      </w:r>
    </w:p>
    <w:p w14:paraId="6BBF5AF3" w14:textId="0C370CFB" w:rsidR="0C458E04" w:rsidRDefault="0C458E04" w:rsidP="0C458E04">
      <w:pPr>
        <w:rPr>
          <w:rFonts w:ascii="Times New Roman" w:hAnsi="Times New Roman" w:cs="Times New Roman"/>
          <w:b/>
          <w:bCs/>
          <w:sz w:val="28"/>
          <w:szCs w:val="28"/>
        </w:rPr>
      </w:pPr>
    </w:p>
    <w:p w14:paraId="6EA7A1A1" w14:textId="77777777" w:rsidR="008A33F2" w:rsidRDefault="008A33F2" w:rsidP="0C458E04">
      <w:pPr>
        <w:rPr>
          <w:rFonts w:ascii="Times New Roman" w:hAnsi="Times New Roman" w:cs="Times New Roman"/>
          <w:b/>
          <w:bCs/>
          <w:sz w:val="28"/>
          <w:szCs w:val="28"/>
        </w:rPr>
      </w:pPr>
    </w:p>
    <w:p w14:paraId="3C124A28" w14:textId="77777777" w:rsidR="008A33F2" w:rsidRDefault="008A33F2" w:rsidP="0C458E04">
      <w:pPr>
        <w:rPr>
          <w:rFonts w:ascii="Times New Roman" w:hAnsi="Times New Roman" w:cs="Times New Roman"/>
          <w:b/>
          <w:bCs/>
          <w:sz w:val="28"/>
          <w:szCs w:val="28"/>
        </w:rPr>
      </w:pPr>
    </w:p>
    <w:p w14:paraId="1BCB59AA" w14:textId="77777777" w:rsidR="008A33F2" w:rsidRDefault="008A33F2" w:rsidP="0C458E04">
      <w:pPr>
        <w:rPr>
          <w:rFonts w:ascii="Times New Roman" w:hAnsi="Times New Roman" w:cs="Times New Roman"/>
          <w:b/>
          <w:bCs/>
          <w:sz w:val="28"/>
          <w:szCs w:val="28"/>
        </w:rPr>
      </w:pPr>
    </w:p>
    <w:p w14:paraId="55D2E5A8" w14:textId="77777777" w:rsidR="00C53427" w:rsidRDefault="00C53427" w:rsidP="0C458E04">
      <w:pPr>
        <w:rPr>
          <w:rFonts w:ascii="Times New Roman" w:hAnsi="Times New Roman" w:cs="Times New Roman"/>
          <w:b/>
          <w:bCs/>
          <w:sz w:val="28"/>
          <w:szCs w:val="28"/>
        </w:rPr>
      </w:pPr>
    </w:p>
    <w:p w14:paraId="6EFC9E52" w14:textId="77777777" w:rsidR="00C53427" w:rsidRDefault="00C53427" w:rsidP="0C458E04">
      <w:pPr>
        <w:rPr>
          <w:rFonts w:ascii="Times New Roman" w:hAnsi="Times New Roman" w:cs="Times New Roman"/>
          <w:b/>
          <w:bCs/>
          <w:sz w:val="28"/>
          <w:szCs w:val="28"/>
        </w:rPr>
      </w:pPr>
    </w:p>
    <w:p w14:paraId="5BD147DB" w14:textId="77777777" w:rsidR="00C53427" w:rsidRDefault="00C53427" w:rsidP="00C53427">
      <w:pPr>
        <w:rPr>
          <w:rFonts w:ascii="Times New Roman" w:hAnsi="Times New Roman" w:cs="Times New Roman"/>
          <w:b/>
          <w:bCs/>
          <w:sz w:val="28"/>
          <w:szCs w:val="28"/>
        </w:rPr>
      </w:pPr>
      <w:r w:rsidRPr="0C458E04">
        <w:rPr>
          <w:rFonts w:ascii="Times New Roman" w:hAnsi="Times New Roman" w:cs="Times New Roman"/>
          <w:b/>
          <w:bCs/>
          <w:sz w:val="28"/>
          <w:szCs w:val="28"/>
        </w:rPr>
        <w:lastRenderedPageBreak/>
        <w:t>Table of Contents:</w:t>
      </w:r>
    </w:p>
    <w:p w14:paraId="7DDD5F82" w14:textId="77777777" w:rsidR="008A33F2" w:rsidRDefault="008A33F2" w:rsidP="0C458E04">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129"/>
        <w:gridCol w:w="4881"/>
        <w:gridCol w:w="3006"/>
      </w:tblGrid>
      <w:tr w:rsidR="00C53427" w14:paraId="240FED8C" w14:textId="77777777" w:rsidTr="00246E5E">
        <w:trPr>
          <w:trHeight w:val="685"/>
        </w:trPr>
        <w:tc>
          <w:tcPr>
            <w:tcW w:w="1129" w:type="dxa"/>
          </w:tcPr>
          <w:p w14:paraId="62E80054" w14:textId="555E9F03" w:rsidR="00C53427" w:rsidRDefault="00891E11" w:rsidP="0C458E04">
            <w:pPr>
              <w:rPr>
                <w:rFonts w:ascii="Times New Roman" w:hAnsi="Times New Roman" w:cs="Times New Roman"/>
                <w:b/>
                <w:bCs/>
                <w:sz w:val="28"/>
                <w:szCs w:val="28"/>
              </w:rPr>
            </w:pPr>
            <w:r>
              <w:rPr>
                <w:rFonts w:ascii="Times New Roman" w:hAnsi="Times New Roman" w:cs="Times New Roman"/>
                <w:b/>
                <w:bCs/>
                <w:sz w:val="28"/>
                <w:szCs w:val="28"/>
              </w:rPr>
              <w:t>S.No</w:t>
            </w:r>
            <w:r w:rsidR="00246E5E">
              <w:rPr>
                <w:rFonts w:ascii="Times New Roman" w:hAnsi="Times New Roman" w:cs="Times New Roman"/>
                <w:b/>
                <w:bCs/>
                <w:sz w:val="28"/>
                <w:szCs w:val="28"/>
              </w:rPr>
              <w:t>.</w:t>
            </w:r>
          </w:p>
        </w:tc>
        <w:tc>
          <w:tcPr>
            <w:tcW w:w="4881" w:type="dxa"/>
          </w:tcPr>
          <w:p w14:paraId="79617B37" w14:textId="45036947" w:rsidR="00C53427" w:rsidRDefault="00246E5E" w:rsidP="0C458E04">
            <w:pPr>
              <w:rPr>
                <w:rFonts w:ascii="Times New Roman" w:hAnsi="Times New Roman" w:cs="Times New Roman"/>
                <w:b/>
                <w:bCs/>
                <w:sz w:val="28"/>
                <w:szCs w:val="28"/>
              </w:rPr>
            </w:pPr>
            <w:r>
              <w:rPr>
                <w:rFonts w:ascii="Times New Roman" w:hAnsi="Times New Roman" w:cs="Times New Roman"/>
                <w:b/>
                <w:bCs/>
                <w:sz w:val="28"/>
                <w:szCs w:val="28"/>
              </w:rPr>
              <w:t>Contents</w:t>
            </w:r>
          </w:p>
        </w:tc>
        <w:tc>
          <w:tcPr>
            <w:tcW w:w="3006" w:type="dxa"/>
          </w:tcPr>
          <w:p w14:paraId="2BC0F1FB" w14:textId="3CB4EA51" w:rsidR="00C53427" w:rsidRDefault="00246E5E" w:rsidP="0C458E04">
            <w:pPr>
              <w:rPr>
                <w:rFonts w:ascii="Times New Roman" w:hAnsi="Times New Roman" w:cs="Times New Roman"/>
                <w:b/>
                <w:bCs/>
                <w:sz w:val="28"/>
                <w:szCs w:val="28"/>
              </w:rPr>
            </w:pPr>
            <w:r>
              <w:rPr>
                <w:rFonts w:ascii="Times New Roman" w:hAnsi="Times New Roman" w:cs="Times New Roman"/>
                <w:b/>
                <w:bCs/>
                <w:sz w:val="28"/>
                <w:szCs w:val="28"/>
              </w:rPr>
              <w:t>Page no.</w:t>
            </w:r>
          </w:p>
        </w:tc>
      </w:tr>
      <w:tr w:rsidR="00C53427" w14:paraId="52499EE6" w14:textId="77777777" w:rsidTr="00246E5E">
        <w:trPr>
          <w:trHeight w:val="539"/>
        </w:trPr>
        <w:tc>
          <w:tcPr>
            <w:tcW w:w="1129" w:type="dxa"/>
          </w:tcPr>
          <w:p w14:paraId="1218D2A7" w14:textId="2EEA9752" w:rsidR="00C53427" w:rsidRDefault="00246E5E" w:rsidP="0C458E04">
            <w:pPr>
              <w:rPr>
                <w:rFonts w:ascii="Times New Roman" w:hAnsi="Times New Roman" w:cs="Times New Roman"/>
                <w:b/>
                <w:bCs/>
                <w:sz w:val="28"/>
                <w:szCs w:val="28"/>
              </w:rPr>
            </w:pPr>
            <w:r>
              <w:rPr>
                <w:rFonts w:ascii="Times New Roman" w:hAnsi="Times New Roman" w:cs="Times New Roman"/>
                <w:b/>
                <w:bCs/>
                <w:sz w:val="28"/>
                <w:szCs w:val="28"/>
              </w:rPr>
              <w:t>1</w:t>
            </w:r>
          </w:p>
        </w:tc>
        <w:tc>
          <w:tcPr>
            <w:tcW w:w="4881" w:type="dxa"/>
          </w:tcPr>
          <w:p w14:paraId="5D560C62" w14:textId="1EFDA7D0" w:rsidR="00C53427" w:rsidRPr="00E3076E" w:rsidRDefault="00246E5E" w:rsidP="0C458E04">
            <w:pPr>
              <w:rPr>
                <w:rFonts w:ascii="Times New Roman" w:hAnsi="Times New Roman" w:cs="Times New Roman"/>
                <w:sz w:val="28"/>
                <w:szCs w:val="28"/>
              </w:rPr>
            </w:pPr>
            <w:r w:rsidRPr="00E3076E">
              <w:rPr>
                <w:rFonts w:ascii="Times New Roman" w:hAnsi="Times New Roman" w:cs="Times New Roman"/>
                <w:sz w:val="28"/>
                <w:szCs w:val="28"/>
              </w:rPr>
              <w:t>Introduction</w:t>
            </w:r>
          </w:p>
        </w:tc>
        <w:tc>
          <w:tcPr>
            <w:tcW w:w="3006" w:type="dxa"/>
          </w:tcPr>
          <w:p w14:paraId="492602E3" w14:textId="4D978741" w:rsidR="00C53427" w:rsidRPr="00E3076E" w:rsidRDefault="00E3076E" w:rsidP="0C458E04">
            <w:pPr>
              <w:rPr>
                <w:rFonts w:ascii="Times New Roman" w:hAnsi="Times New Roman" w:cs="Times New Roman"/>
                <w:sz w:val="28"/>
                <w:szCs w:val="28"/>
              </w:rPr>
            </w:pPr>
            <w:r>
              <w:rPr>
                <w:rFonts w:ascii="Times New Roman" w:hAnsi="Times New Roman" w:cs="Times New Roman"/>
                <w:sz w:val="28"/>
                <w:szCs w:val="28"/>
              </w:rPr>
              <w:t xml:space="preserve">       </w:t>
            </w:r>
            <w:r w:rsidRPr="00E3076E">
              <w:rPr>
                <w:rFonts w:ascii="Times New Roman" w:hAnsi="Times New Roman" w:cs="Times New Roman"/>
                <w:sz w:val="28"/>
                <w:szCs w:val="28"/>
              </w:rPr>
              <w:t>3</w:t>
            </w:r>
          </w:p>
        </w:tc>
      </w:tr>
      <w:tr w:rsidR="00C53427" w14:paraId="32BDF0B9" w14:textId="77777777" w:rsidTr="00246E5E">
        <w:trPr>
          <w:trHeight w:val="419"/>
        </w:trPr>
        <w:tc>
          <w:tcPr>
            <w:tcW w:w="1129" w:type="dxa"/>
          </w:tcPr>
          <w:p w14:paraId="6D61AEA0" w14:textId="78BBE60C" w:rsidR="00C53427" w:rsidRDefault="00246E5E" w:rsidP="0C458E04">
            <w:pPr>
              <w:rPr>
                <w:rFonts w:ascii="Times New Roman" w:hAnsi="Times New Roman" w:cs="Times New Roman"/>
                <w:b/>
                <w:bCs/>
                <w:sz w:val="28"/>
                <w:szCs w:val="28"/>
              </w:rPr>
            </w:pPr>
            <w:r>
              <w:rPr>
                <w:rFonts w:ascii="Times New Roman" w:hAnsi="Times New Roman" w:cs="Times New Roman"/>
                <w:b/>
                <w:bCs/>
                <w:sz w:val="28"/>
                <w:szCs w:val="28"/>
              </w:rPr>
              <w:t>2</w:t>
            </w:r>
          </w:p>
        </w:tc>
        <w:tc>
          <w:tcPr>
            <w:tcW w:w="4881" w:type="dxa"/>
          </w:tcPr>
          <w:p w14:paraId="57751E7E" w14:textId="30436043" w:rsidR="00C53427" w:rsidRPr="00E3076E" w:rsidRDefault="00246E5E" w:rsidP="0C458E04">
            <w:pPr>
              <w:rPr>
                <w:rFonts w:ascii="Times New Roman" w:hAnsi="Times New Roman" w:cs="Times New Roman"/>
                <w:sz w:val="28"/>
                <w:szCs w:val="28"/>
              </w:rPr>
            </w:pPr>
            <w:r w:rsidRPr="00E3076E">
              <w:rPr>
                <w:rFonts w:ascii="Times New Roman" w:hAnsi="Times New Roman" w:cs="Times New Roman"/>
                <w:sz w:val="28"/>
                <w:szCs w:val="28"/>
              </w:rPr>
              <w:t>Problem Statement</w:t>
            </w:r>
          </w:p>
        </w:tc>
        <w:tc>
          <w:tcPr>
            <w:tcW w:w="3006" w:type="dxa"/>
          </w:tcPr>
          <w:p w14:paraId="431FB70B" w14:textId="757EAD4B" w:rsidR="00C53427" w:rsidRPr="00E3076E" w:rsidRDefault="00E3076E" w:rsidP="0C458E04">
            <w:pPr>
              <w:rPr>
                <w:rFonts w:ascii="Times New Roman" w:hAnsi="Times New Roman" w:cs="Times New Roman"/>
                <w:sz w:val="28"/>
                <w:szCs w:val="28"/>
              </w:rPr>
            </w:pPr>
            <w:r>
              <w:rPr>
                <w:rFonts w:ascii="Times New Roman" w:hAnsi="Times New Roman" w:cs="Times New Roman"/>
                <w:sz w:val="28"/>
                <w:szCs w:val="28"/>
              </w:rPr>
              <w:t xml:space="preserve">       </w:t>
            </w:r>
            <w:r w:rsidRPr="00E3076E">
              <w:rPr>
                <w:rFonts w:ascii="Times New Roman" w:hAnsi="Times New Roman" w:cs="Times New Roman"/>
                <w:sz w:val="28"/>
                <w:szCs w:val="28"/>
              </w:rPr>
              <w:t>3</w:t>
            </w:r>
          </w:p>
        </w:tc>
      </w:tr>
      <w:tr w:rsidR="00C53427" w14:paraId="54489E98" w14:textId="77777777" w:rsidTr="00246E5E">
        <w:trPr>
          <w:trHeight w:val="411"/>
        </w:trPr>
        <w:tc>
          <w:tcPr>
            <w:tcW w:w="1129" w:type="dxa"/>
          </w:tcPr>
          <w:p w14:paraId="3BC8A6E0" w14:textId="5B756294" w:rsidR="00C53427" w:rsidRDefault="00246E5E" w:rsidP="0C458E04">
            <w:pPr>
              <w:rPr>
                <w:rFonts w:ascii="Times New Roman" w:hAnsi="Times New Roman" w:cs="Times New Roman"/>
                <w:b/>
                <w:bCs/>
                <w:sz w:val="28"/>
                <w:szCs w:val="28"/>
              </w:rPr>
            </w:pPr>
            <w:r>
              <w:rPr>
                <w:rFonts w:ascii="Times New Roman" w:hAnsi="Times New Roman" w:cs="Times New Roman"/>
                <w:b/>
                <w:bCs/>
                <w:sz w:val="28"/>
                <w:szCs w:val="28"/>
              </w:rPr>
              <w:t>3</w:t>
            </w:r>
          </w:p>
        </w:tc>
        <w:tc>
          <w:tcPr>
            <w:tcW w:w="4881" w:type="dxa"/>
          </w:tcPr>
          <w:p w14:paraId="1BB6A5A9" w14:textId="520CF1FB" w:rsidR="00C53427" w:rsidRPr="00E3076E" w:rsidRDefault="00246E5E" w:rsidP="0C458E04">
            <w:pPr>
              <w:rPr>
                <w:rFonts w:ascii="Times New Roman" w:hAnsi="Times New Roman" w:cs="Times New Roman"/>
                <w:sz w:val="28"/>
                <w:szCs w:val="28"/>
              </w:rPr>
            </w:pPr>
            <w:r w:rsidRPr="00E3076E">
              <w:rPr>
                <w:rFonts w:ascii="Times New Roman" w:hAnsi="Times New Roman" w:cs="Times New Roman"/>
                <w:sz w:val="28"/>
                <w:szCs w:val="28"/>
              </w:rPr>
              <w:t>Objective and Expected Outcomes</w:t>
            </w:r>
          </w:p>
        </w:tc>
        <w:tc>
          <w:tcPr>
            <w:tcW w:w="3006" w:type="dxa"/>
          </w:tcPr>
          <w:p w14:paraId="48FE0668" w14:textId="3CCB686A" w:rsidR="00C53427" w:rsidRPr="00E3076E" w:rsidRDefault="00E3076E" w:rsidP="0C458E04">
            <w:pPr>
              <w:rPr>
                <w:rFonts w:ascii="Times New Roman" w:hAnsi="Times New Roman" w:cs="Times New Roman"/>
                <w:sz w:val="28"/>
                <w:szCs w:val="28"/>
              </w:rPr>
            </w:pPr>
            <w:r>
              <w:rPr>
                <w:rFonts w:ascii="Times New Roman" w:hAnsi="Times New Roman" w:cs="Times New Roman"/>
                <w:sz w:val="28"/>
                <w:szCs w:val="28"/>
              </w:rPr>
              <w:t xml:space="preserve">       </w:t>
            </w:r>
            <w:r w:rsidRPr="00E3076E">
              <w:rPr>
                <w:rFonts w:ascii="Times New Roman" w:hAnsi="Times New Roman" w:cs="Times New Roman"/>
                <w:sz w:val="28"/>
                <w:szCs w:val="28"/>
              </w:rPr>
              <w:t>3</w:t>
            </w:r>
          </w:p>
        </w:tc>
      </w:tr>
      <w:tr w:rsidR="00FE3875" w14:paraId="2C2BFD4F" w14:textId="77777777" w:rsidTr="00246E5E">
        <w:trPr>
          <w:trHeight w:val="411"/>
        </w:trPr>
        <w:tc>
          <w:tcPr>
            <w:tcW w:w="1129" w:type="dxa"/>
          </w:tcPr>
          <w:p w14:paraId="25EC3C3C" w14:textId="736C8708" w:rsidR="00FE3875" w:rsidRDefault="00FE3875" w:rsidP="0C458E04">
            <w:pPr>
              <w:rPr>
                <w:rFonts w:ascii="Times New Roman" w:hAnsi="Times New Roman" w:cs="Times New Roman"/>
                <w:b/>
                <w:bCs/>
                <w:sz w:val="28"/>
                <w:szCs w:val="28"/>
              </w:rPr>
            </w:pPr>
            <w:r>
              <w:rPr>
                <w:rFonts w:ascii="Times New Roman" w:hAnsi="Times New Roman" w:cs="Times New Roman"/>
                <w:b/>
                <w:bCs/>
                <w:sz w:val="28"/>
                <w:szCs w:val="28"/>
              </w:rPr>
              <w:t>4</w:t>
            </w:r>
          </w:p>
        </w:tc>
        <w:tc>
          <w:tcPr>
            <w:tcW w:w="4881" w:type="dxa"/>
          </w:tcPr>
          <w:p w14:paraId="72CF9459" w14:textId="2797033B" w:rsidR="00FE3875" w:rsidRPr="00E3076E" w:rsidRDefault="000E0D3D" w:rsidP="0C458E04">
            <w:pPr>
              <w:rPr>
                <w:rFonts w:ascii="Times New Roman" w:hAnsi="Times New Roman" w:cs="Times New Roman"/>
                <w:sz w:val="28"/>
                <w:szCs w:val="28"/>
              </w:rPr>
            </w:pPr>
            <w:r>
              <w:rPr>
                <w:rFonts w:ascii="Times New Roman" w:hAnsi="Times New Roman" w:cs="Times New Roman"/>
                <w:sz w:val="28"/>
                <w:szCs w:val="28"/>
              </w:rPr>
              <w:t>Scope of Work</w:t>
            </w:r>
          </w:p>
        </w:tc>
        <w:tc>
          <w:tcPr>
            <w:tcW w:w="3006" w:type="dxa"/>
          </w:tcPr>
          <w:p w14:paraId="207B1045" w14:textId="725ED8ED" w:rsidR="00FE3875" w:rsidRDefault="000E0D3D" w:rsidP="0C458E04">
            <w:pPr>
              <w:rPr>
                <w:rFonts w:ascii="Times New Roman" w:hAnsi="Times New Roman" w:cs="Times New Roman"/>
                <w:sz w:val="28"/>
                <w:szCs w:val="28"/>
              </w:rPr>
            </w:pPr>
            <w:r>
              <w:rPr>
                <w:rFonts w:ascii="Times New Roman" w:hAnsi="Times New Roman" w:cs="Times New Roman"/>
                <w:sz w:val="28"/>
                <w:szCs w:val="28"/>
              </w:rPr>
              <w:t xml:space="preserve">       3</w:t>
            </w:r>
          </w:p>
        </w:tc>
      </w:tr>
      <w:tr w:rsidR="000E0D3D" w14:paraId="00A634FE" w14:textId="77777777" w:rsidTr="00246E5E">
        <w:trPr>
          <w:trHeight w:val="411"/>
        </w:trPr>
        <w:tc>
          <w:tcPr>
            <w:tcW w:w="1129" w:type="dxa"/>
          </w:tcPr>
          <w:p w14:paraId="04907C7D" w14:textId="034BAC53" w:rsidR="000E0D3D" w:rsidRDefault="000E0D3D" w:rsidP="0C458E04">
            <w:pPr>
              <w:rPr>
                <w:rFonts w:ascii="Times New Roman" w:hAnsi="Times New Roman" w:cs="Times New Roman"/>
                <w:b/>
                <w:bCs/>
                <w:sz w:val="28"/>
                <w:szCs w:val="28"/>
              </w:rPr>
            </w:pPr>
            <w:r>
              <w:rPr>
                <w:rFonts w:ascii="Times New Roman" w:hAnsi="Times New Roman" w:cs="Times New Roman"/>
                <w:b/>
                <w:bCs/>
                <w:sz w:val="28"/>
                <w:szCs w:val="28"/>
              </w:rPr>
              <w:t>5</w:t>
            </w:r>
          </w:p>
        </w:tc>
        <w:tc>
          <w:tcPr>
            <w:tcW w:w="4881" w:type="dxa"/>
          </w:tcPr>
          <w:p w14:paraId="36048D78" w14:textId="1E4F8D46" w:rsidR="000E0D3D" w:rsidRDefault="000E0D3D" w:rsidP="0C458E04">
            <w:pPr>
              <w:rPr>
                <w:rFonts w:ascii="Times New Roman" w:hAnsi="Times New Roman" w:cs="Times New Roman"/>
                <w:sz w:val="28"/>
                <w:szCs w:val="28"/>
              </w:rPr>
            </w:pPr>
            <w:r>
              <w:rPr>
                <w:rFonts w:ascii="Times New Roman" w:hAnsi="Times New Roman" w:cs="Times New Roman"/>
                <w:sz w:val="28"/>
                <w:szCs w:val="28"/>
              </w:rPr>
              <w:t>Methodology</w:t>
            </w:r>
          </w:p>
        </w:tc>
        <w:tc>
          <w:tcPr>
            <w:tcW w:w="3006" w:type="dxa"/>
          </w:tcPr>
          <w:p w14:paraId="67B40810" w14:textId="4EC45A4B" w:rsidR="000E0D3D" w:rsidRDefault="000E0D3D" w:rsidP="0C458E04">
            <w:pPr>
              <w:rPr>
                <w:rFonts w:ascii="Times New Roman" w:hAnsi="Times New Roman" w:cs="Times New Roman"/>
                <w:sz w:val="28"/>
                <w:szCs w:val="28"/>
              </w:rPr>
            </w:pPr>
            <w:r>
              <w:rPr>
                <w:rFonts w:ascii="Times New Roman" w:hAnsi="Times New Roman" w:cs="Times New Roman"/>
                <w:sz w:val="28"/>
                <w:szCs w:val="28"/>
              </w:rPr>
              <w:t xml:space="preserve">       4</w:t>
            </w:r>
          </w:p>
        </w:tc>
      </w:tr>
      <w:tr w:rsidR="00FE3875" w14:paraId="16E92BDF" w14:textId="77777777" w:rsidTr="00246E5E">
        <w:trPr>
          <w:trHeight w:val="411"/>
        </w:trPr>
        <w:tc>
          <w:tcPr>
            <w:tcW w:w="1129" w:type="dxa"/>
          </w:tcPr>
          <w:p w14:paraId="77760264" w14:textId="1EEBB3B7" w:rsidR="00FE3875" w:rsidRDefault="000E0D3D" w:rsidP="0C458E04">
            <w:pPr>
              <w:rPr>
                <w:rFonts w:ascii="Times New Roman" w:hAnsi="Times New Roman" w:cs="Times New Roman"/>
                <w:b/>
                <w:bCs/>
                <w:sz w:val="28"/>
                <w:szCs w:val="28"/>
              </w:rPr>
            </w:pPr>
            <w:r>
              <w:rPr>
                <w:rFonts w:ascii="Times New Roman" w:hAnsi="Times New Roman" w:cs="Times New Roman"/>
                <w:b/>
                <w:bCs/>
                <w:sz w:val="28"/>
                <w:szCs w:val="28"/>
              </w:rPr>
              <w:t>6</w:t>
            </w:r>
          </w:p>
        </w:tc>
        <w:tc>
          <w:tcPr>
            <w:tcW w:w="4881" w:type="dxa"/>
          </w:tcPr>
          <w:p w14:paraId="0546A048" w14:textId="11B7AAA4" w:rsidR="00FE3875" w:rsidRPr="00E3076E" w:rsidRDefault="000E0D3D" w:rsidP="0C458E04">
            <w:pPr>
              <w:rPr>
                <w:rFonts w:ascii="Times New Roman" w:hAnsi="Times New Roman" w:cs="Times New Roman"/>
                <w:sz w:val="28"/>
                <w:szCs w:val="28"/>
              </w:rPr>
            </w:pPr>
            <w:r>
              <w:rPr>
                <w:rFonts w:ascii="Times New Roman" w:hAnsi="Times New Roman" w:cs="Times New Roman"/>
                <w:sz w:val="28"/>
                <w:szCs w:val="28"/>
              </w:rPr>
              <w:t>Applications</w:t>
            </w:r>
          </w:p>
        </w:tc>
        <w:tc>
          <w:tcPr>
            <w:tcW w:w="3006" w:type="dxa"/>
          </w:tcPr>
          <w:p w14:paraId="017F97A4" w14:textId="6A58EBFB" w:rsidR="00FE3875" w:rsidRDefault="000E0D3D" w:rsidP="0C458E04">
            <w:pPr>
              <w:rPr>
                <w:rFonts w:ascii="Times New Roman" w:hAnsi="Times New Roman" w:cs="Times New Roman"/>
                <w:sz w:val="28"/>
                <w:szCs w:val="28"/>
              </w:rPr>
            </w:pPr>
            <w:r>
              <w:rPr>
                <w:rFonts w:ascii="Times New Roman" w:hAnsi="Times New Roman" w:cs="Times New Roman"/>
                <w:sz w:val="28"/>
                <w:szCs w:val="28"/>
              </w:rPr>
              <w:t xml:space="preserve">       4</w:t>
            </w:r>
          </w:p>
        </w:tc>
      </w:tr>
      <w:tr w:rsidR="00C53427" w14:paraId="6892F1EA" w14:textId="77777777" w:rsidTr="00246E5E">
        <w:trPr>
          <w:trHeight w:val="430"/>
        </w:trPr>
        <w:tc>
          <w:tcPr>
            <w:tcW w:w="1129" w:type="dxa"/>
          </w:tcPr>
          <w:p w14:paraId="00F90CC2" w14:textId="4472D83A" w:rsidR="00C53427" w:rsidRDefault="000E0D3D" w:rsidP="0C458E04">
            <w:pPr>
              <w:rPr>
                <w:rFonts w:ascii="Times New Roman" w:hAnsi="Times New Roman" w:cs="Times New Roman"/>
                <w:b/>
                <w:bCs/>
                <w:sz w:val="28"/>
                <w:szCs w:val="28"/>
              </w:rPr>
            </w:pPr>
            <w:r>
              <w:rPr>
                <w:rFonts w:ascii="Times New Roman" w:hAnsi="Times New Roman" w:cs="Times New Roman"/>
                <w:b/>
                <w:bCs/>
                <w:sz w:val="28"/>
                <w:szCs w:val="28"/>
              </w:rPr>
              <w:t>7</w:t>
            </w:r>
          </w:p>
        </w:tc>
        <w:tc>
          <w:tcPr>
            <w:tcW w:w="4881" w:type="dxa"/>
          </w:tcPr>
          <w:p w14:paraId="6D6B124A" w14:textId="1EAE893F" w:rsidR="00C53427" w:rsidRPr="00E3076E" w:rsidRDefault="00246E5E" w:rsidP="0C458E04">
            <w:pPr>
              <w:rPr>
                <w:rFonts w:ascii="Times New Roman" w:hAnsi="Times New Roman" w:cs="Times New Roman"/>
                <w:sz w:val="28"/>
                <w:szCs w:val="28"/>
              </w:rPr>
            </w:pPr>
            <w:r w:rsidRPr="00E3076E">
              <w:rPr>
                <w:rFonts w:ascii="Times New Roman" w:hAnsi="Times New Roman" w:cs="Times New Roman"/>
                <w:sz w:val="28"/>
                <w:szCs w:val="28"/>
              </w:rPr>
              <w:t>Conclusion</w:t>
            </w:r>
          </w:p>
        </w:tc>
        <w:tc>
          <w:tcPr>
            <w:tcW w:w="3006" w:type="dxa"/>
          </w:tcPr>
          <w:p w14:paraId="3FA99A58" w14:textId="58FB0AB6" w:rsidR="00C53427" w:rsidRPr="00E3076E" w:rsidRDefault="00E3076E" w:rsidP="0C458E04">
            <w:pPr>
              <w:rPr>
                <w:rFonts w:ascii="Times New Roman" w:hAnsi="Times New Roman" w:cs="Times New Roman"/>
                <w:sz w:val="28"/>
                <w:szCs w:val="28"/>
              </w:rPr>
            </w:pPr>
            <w:r>
              <w:rPr>
                <w:rFonts w:ascii="Times New Roman" w:hAnsi="Times New Roman" w:cs="Times New Roman"/>
                <w:sz w:val="28"/>
                <w:szCs w:val="28"/>
              </w:rPr>
              <w:t xml:space="preserve">       </w:t>
            </w:r>
            <w:r w:rsidR="000E0D3D">
              <w:rPr>
                <w:rFonts w:ascii="Times New Roman" w:hAnsi="Times New Roman" w:cs="Times New Roman"/>
                <w:sz w:val="28"/>
                <w:szCs w:val="28"/>
              </w:rPr>
              <w:t>4</w:t>
            </w:r>
          </w:p>
        </w:tc>
      </w:tr>
      <w:tr w:rsidR="00246E5E" w14:paraId="6225F8F3" w14:textId="77777777" w:rsidTr="00853F3B">
        <w:trPr>
          <w:trHeight w:val="550"/>
        </w:trPr>
        <w:tc>
          <w:tcPr>
            <w:tcW w:w="1129" w:type="dxa"/>
          </w:tcPr>
          <w:p w14:paraId="73CF5A31" w14:textId="55BAA3F3" w:rsidR="00246E5E" w:rsidRDefault="000E0D3D" w:rsidP="0C458E04">
            <w:pPr>
              <w:rPr>
                <w:rFonts w:ascii="Times New Roman" w:hAnsi="Times New Roman" w:cs="Times New Roman"/>
                <w:b/>
                <w:bCs/>
                <w:sz w:val="28"/>
                <w:szCs w:val="28"/>
              </w:rPr>
            </w:pPr>
            <w:r>
              <w:rPr>
                <w:rFonts w:ascii="Times New Roman" w:hAnsi="Times New Roman" w:cs="Times New Roman"/>
                <w:b/>
                <w:bCs/>
                <w:sz w:val="28"/>
                <w:szCs w:val="28"/>
              </w:rPr>
              <w:t>8</w:t>
            </w:r>
          </w:p>
        </w:tc>
        <w:tc>
          <w:tcPr>
            <w:tcW w:w="4881" w:type="dxa"/>
          </w:tcPr>
          <w:p w14:paraId="74C40F3F" w14:textId="5A27D28C" w:rsidR="00246E5E" w:rsidRPr="00E3076E" w:rsidRDefault="00246E5E" w:rsidP="0C458E04">
            <w:pPr>
              <w:rPr>
                <w:rFonts w:ascii="Times New Roman" w:hAnsi="Times New Roman" w:cs="Times New Roman"/>
                <w:sz w:val="28"/>
                <w:szCs w:val="28"/>
              </w:rPr>
            </w:pPr>
            <w:r w:rsidRPr="00E3076E">
              <w:rPr>
                <w:rFonts w:ascii="Times New Roman" w:hAnsi="Times New Roman" w:cs="Times New Roman"/>
                <w:sz w:val="28"/>
                <w:szCs w:val="28"/>
              </w:rPr>
              <w:t>Reference</w:t>
            </w:r>
            <w:r w:rsidR="000E0D3D">
              <w:rPr>
                <w:rFonts w:ascii="Times New Roman" w:hAnsi="Times New Roman" w:cs="Times New Roman"/>
                <w:sz w:val="28"/>
                <w:szCs w:val="28"/>
              </w:rPr>
              <w:t>s</w:t>
            </w:r>
          </w:p>
        </w:tc>
        <w:tc>
          <w:tcPr>
            <w:tcW w:w="3006" w:type="dxa"/>
          </w:tcPr>
          <w:p w14:paraId="2089D10F" w14:textId="04BB09C5" w:rsidR="00246E5E" w:rsidRPr="00E3076E" w:rsidRDefault="00E3076E" w:rsidP="0C458E04">
            <w:pPr>
              <w:rPr>
                <w:rFonts w:ascii="Times New Roman" w:hAnsi="Times New Roman" w:cs="Times New Roman"/>
                <w:sz w:val="28"/>
                <w:szCs w:val="28"/>
              </w:rPr>
            </w:pPr>
            <w:r>
              <w:rPr>
                <w:rFonts w:ascii="Times New Roman" w:hAnsi="Times New Roman" w:cs="Times New Roman"/>
                <w:sz w:val="28"/>
                <w:szCs w:val="28"/>
              </w:rPr>
              <w:t xml:space="preserve">      </w:t>
            </w:r>
            <w:r w:rsidR="000E0D3D">
              <w:rPr>
                <w:rFonts w:ascii="Times New Roman" w:hAnsi="Times New Roman" w:cs="Times New Roman"/>
                <w:sz w:val="28"/>
                <w:szCs w:val="28"/>
              </w:rPr>
              <w:t xml:space="preserve"> </w:t>
            </w:r>
            <w:r w:rsidRPr="00E3076E">
              <w:rPr>
                <w:rFonts w:ascii="Times New Roman" w:hAnsi="Times New Roman" w:cs="Times New Roman"/>
                <w:sz w:val="28"/>
                <w:szCs w:val="28"/>
              </w:rPr>
              <w:t>4</w:t>
            </w:r>
          </w:p>
        </w:tc>
      </w:tr>
    </w:tbl>
    <w:p w14:paraId="6E239675" w14:textId="77777777" w:rsidR="008A33F2" w:rsidRDefault="008A33F2" w:rsidP="0C458E04">
      <w:pPr>
        <w:rPr>
          <w:rFonts w:ascii="Times New Roman" w:hAnsi="Times New Roman" w:cs="Times New Roman"/>
          <w:b/>
          <w:bCs/>
          <w:sz w:val="28"/>
          <w:szCs w:val="28"/>
        </w:rPr>
      </w:pPr>
    </w:p>
    <w:p w14:paraId="261B6B24" w14:textId="77777777" w:rsidR="008A33F2" w:rsidRDefault="008A33F2" w:rsidP="0C458E04">
      <w:pPr>
        <w:rPr>
          <w:rFonts w:ascii="Times New Roman" w:hAnsi="Times New Roman" w:cs="Times New Roman"/>
          <w:b/>
          <w:bCs/>
          <w:sz w:val="28"/>
          <w:szCs w:val="28"/>
        </w:rPr>
      </w:pPr>
    </w:p>
    <w:p w14:paraId="69AD2A97" w14:textId="4B0C1B68" w:rsidR="680F1798" w:rsidRDefault="680F1798"/>
    <w:tbl>
      <w:tblPr>
        <w:tblW w:w="0" w:type="auto"/>
        <w:tblLook w:val="04A0" w:firstRow="1" w:lastRow="0" w:firstColumn="1" w:lastColumn="0" w:noHBand="0" w:noVBand="1"/>
      </w:tblPr>
      <w:tblGrid>
        <w:gridCol w:w="3005"/>
        <w:gridCol w:w="3005"/>
        <w:gridCol w:w="3005"/>
      </w:tblGrid>
      <w:tr w:rsidR="680F1798" w14:paraId="25A21E40" w14:textId="77777777" w:rsidTr="680F1798">
        <w:trPr>
          <w:trHeight w:val="300"/>
        </w:trPr>
        <w:tc>
          <w:tcPr>
            <w:tcW w:w="3005" w:type="dxa"/>
          </w:tcPr>
          <w:p w14:paraId="11D38BC8" w14:textId="58A86F80" w:rsidR="680F1798" w:rsidRDefault="680F1798" w:rsidP="680F1798">
            <w:pPr>
              <w:rPr>
                <w:rFonts w:ascii="Times New Roman" w:hAnsi="Times New Roman" w:cs="Times New Roman"/>
                <w:b/>
                <w:bCs/>
                <w:sz w:val="28"/>
                <w:szCs w:val="28"/>
              </w:rPr>
            </w:pPr>
          </w:p>
        </w:tc>
        <w:tc>
          <w:tcPr>
            <w:tcW w:w="3005" w:type="dxa"/>
          </w:tcPr>
          <w:p w14:paraId="20F3302D" w14:textId="1F0394E4" w:rsidR="680F1798" w:rsidRDefault="680F1798" w:rsidP="680F1798">
            <w:pPr>
              <w:rPr>
                <w:rFonts w:ascii="Times New Roman" w:hAnsi="Times New Roman" w:cs="Times New Roman"/>
                <w:b/>
                <w:bCs/>
                <w:sz w:val="28"/>
                <w:szCs w:val="28"/>
              </w:rPr>
            </w:pPr>
          </w:p>
        </w:tc>
        <w:tc>
          <w:tcPr>
            <w:tcW w:w="3005" w:type="dxa"/>
          </w:tcPr>
          <w:p w14:paraId="6FCBC675" w14:textId="1F0394E4" w:rsidR="680F1798" w:rsidRDefault="680F1798" w:rsidP="680F1798">
            <w:pPr>
              <w:rPr>
                <w:rFonts w:ascii="Times New Roman" w:hAnsi="Times New Roman" w:cs="Times New Roman"/>
                <w:b/>
                <w:bCs/>
                <w:sz w:val="28"/>
                <w:szCs w:val="28"/>
              </w:rPr>
            </w:pPr>
          </w:p>
        </w:tc>
      </w:tr>
      <w:tr w:rsidR="680F1798" w14:paraId="0CC3E51D" w14:textId="77777777" w:rsidTr="680F1798">
        <w:trPr>
          <w:trHeight w:val="300"/>
        </w:trPr>
        <w:tc>
          <w:tcPr>
            <w:tcW w:w="3005" w:type="dxa"/>
          </w:tcPr>
          <w:p w14:paraId="17D199BF" w14:textId="1F0394E4" w:rsidR="680F1798" w:rsidRDefault="680F1798" w:rsidP="680F1798">
            <w:pPr>
              <w:rPr>
                <w:rFonts w:ascii="Times New Roman" w:hAnsi="Times New Roman" w:cs="Times New Roman"/>
                <w:b/>
                <w:bCs/>
                <w:sz w:val="28"/>
                <w:szCs w:val="28"/>
              </w:rPr>
            </w:pPr>
          </w:p>
        </w:tc>
        <w:tc>
          <w:tcPr>
            <w:tcW w:w="3005" w:type="dxa"/>
          </w:tcPr>
          <w:p w14:paraId="0271D42C" w14:textId="1F0394E4" w:rsidR="680F1798" w:rsidRDefault="680F1798" w:rsidP="680F1798">
            <w:pPr>
              <w:rPr>
                <w:rFonts w:ascii="Times New Roman" w:hAnsi="Times New Roman" w:cs="Times New Roman"/>
                <w:b/>
                <w:bCs/>
                <w:sz w:val="28"/>
                <w:szCs w:val="28"/>
              </w:rPr>
            </w:pPr>
          </w:p>
        </w:tc>
        <w:tc>
          <w:tcPr>
            <w:tcW w:w="3005" w:type="dxa"/>
          </w:tcPr>
          <w:p w14:paraId="682565FC" w14:textId="1F0394E4" w:rsidR="680F1798" w:rsidRDefault="680F1798" w:rsidP="680F1798">
            <w:pPr>
              <w:rPr>
                <w:rFonts w:ascii="Times New Roman" w:hAnsi="Times New Roman" w:cs="Times New Roman"/>
                <w:b/>
                <w:bCs/>
                <w:sz w:val="28"/>
                <w:szCs w:val="28"/>
              </w:rPr>
            </w:pPr>
          </w:p>
        </w:tc>
      </w:tr>
      <w:tr w:rsidR="680F1798" w14:paraId="5F8BB4D0" w14:textId="77777777" w:rsidTr="680F1798">
        <w:trPr>
          <w:trHeight w:val="300"/>
        </w:trPr>
        <w:tc>
          <w:tcPr>
            <w:tcW w:w="3005" w:type="dxa"/>
          </w:tcPr>
          <w:p w14:paraId="3276A1AA" w14:textId="1F0394E4" w:rsidR="680F1798" w:rsidRDefault="680F1798" w:rsidP="680F1798">
            <w:pPr>
              <w:rPr>
                <w:rFonts w:ascii="Times New Roman" w:hAnsi="Times New Roman" w:cs="Times New Roman"/>
                <w:b/>
                <w:bCs/>
                <w:sz w:val="28"/>
                <w:szCs w:val="28"/>
              </w:rPr>
            </w:pPr>
          </w:p>
        </w:tc>
        <w:tc>
          <w:tcPr>
            <w:tcW w:w="3005" w:type="dxa"/>
          </w:tcPr>
          <w:p w14:paraId="07E2FE7B" w14:textId="1F0394E4" w:rsidR="680F1798" w:rsidRDefault="680F1798" w:rsidP="680F1798">
            <w:pPr>
              <w:rPr>
                <w:rFonts w:ascii="Times New Roman" w:hAnsi="Times New Roman" w:cs="Times New Roman"/>
                <w:b/>
                <w:bCs/>
                <w:sz w:val="28"/>
                <w:szCs w:val="28"/>
              </w:rPr>
            </w:pPr>
          </w:p>
        </w:tc>
        <w:tc>
          <w:tcPr>
            <w:tcW w:w="3005" w:type="dxa"/>
          </w:tcPr>
          <w:p w14:paraId="2751DF3C" w14:textId="1F0394E4" w:rsidR="680F1798" w:rsidRDefault="680F1798" w:rsidP="680F1798">
            <w:pPr>
              <w:rPr>
                <w:rFonts w:ascii="Times New Roman" w:hAnsi="Times New Roman" w:cs="Times New Roman"/>
                <w:b/>
                <w:bCs/>
                <w:sz w:val="28"/>
                <w:szCs w:val="28"/>
              </w:rPr>
            </w:pPr>
          </w:p>
        </w:tc>
      </w:tr>
      <w:tr w:rsidR="680F1798" w14:paraId="153AD683" w14:textId="77777777" w:rsidTr="680F1798">
        <w:trPr>
          <w:trHeight w:val="300"/>
        </w:trPr>
        <w:tc>
          <w:tcPr>
            <w:tcW w:w="3005" w:type="dxa"/>
          </w:tcPr>
          <w:p w14:paraId="6A1572AF" w14:textId="1F0394E4" w:rsidR="680F1798" w:rsidRDefault="680F1798" w:rsidP="680F1798">
            <w:pPr>
              <w:rPr>
                <w:rFonts w:ascii="Times New Roman" w:hAnsi="Times New Roman" w:cs="Times New Roman"/>
                <w:b/>
                <w:bCs/>
                <w:sz w:val="28"/>
                <w:szCs w:val="28"/>
              </w:rPr>
            </w:pPr>
          </w:p>
        </w:tc>
        <w:tc>
          <w:tcPr>
            <w:tcW w:w="3005" w:type="dxa"/>
          </w:tcPr>
          <w:p w14:paraId="10EC66BD" w14:textId="1F0394E4" w:rsidR="680F1798" w:rsidRDefault="680F1798" w:rsidP="680F1798">
            <w:pPr>
              <w:rPr>
                <w:rFonts w:ascii="Times New Roman" w:hAnsi="Times New Roman" w:cs="Times New Roman"/>
                <w:b/>
                <w:bCs/>
                <w:sz w:val="28"/>
                <w:szCs w:val="28"/>
              </w:rPr>
            </w:pPr>
          </w:p>
        </w:tc>
        <w:tc>
          <w:tcPr>
            <w:tcW w:w="3005" w:type="dxa"/>
          </w:tcPr>
          <w:p w14:paraId="757AF6A3" w14:textId="1F0394E4" w:rsidR="680F1798" w:rsidRDefault="680F1798" w:rsidP="680F1798">
            <w:pPr>
              <w:rPr>
                <w:rFonts w:ascii="Times New Roman" w:hAnsi="Times New Roman" w:cs="Times New Roman"/>
                <w:b/>
                <w:bCs/>
                <w:sz w:val="28"/>
                <w:szCs w:val="28"/>
              </w:rPr>
            </w:pPr>
          </w:p>
        </w:tc>
      </w:tr>
      <w:tr w:rsidR="680F1798" w14:paraId="79994327" w14:textId="77777777" w:rsidTr="680F1798">
        <w:trPr>
          <w:trHeight w:val="300"/>
        </w:trPr>
        <w:tc>
          <w:tcPr>
            <w:tcW w:w="3005" w:type="dxa"/>
          </w:tcPr>
          <w:p w14:paraId="2EB5209C" w14:textId="1F0394E4" w:rsidR="680F1798" w:rsidRDefault="680F1798" w:rsidP="680F1798">
            <w:pPr>
              <w:rPr>
                <w:rFonts w:ascii="Times New Roman" w:hAnsi="Times New Roman" w:cs="Times New Roman"/>
                <w:b/>
                <w:bCs/>
                <w:sz w:val="28"/>
                <w:szCs w:val="28"/>
              </w:rPr>
            </w:pPr>
          </w:p>
        </w:tc>
        <w:tc>
          <w:tcPr>
            <w:tcW w:w="3005" w:type="dxa"/>
          </w:tcPr>
          <w:p w14:paraId="7CC18783" w14:textId="1F0394E4" w:rsidR="680F1798" w:rsidRDefault="680F1798" w:rsidP="680F1798">
            <w:pPr>
              <w:rPr>
                <w:rFonts w:ascii="Times New Roman" w:hAnsi="Times New Roman" w:cs="Times New Roman"/>
                <w:b/>
                <w:bCs/>
                <w:sz w:val="28"/>
                <w:szCs w:val="28"/>
              </w:rPr>
            </w:pPr>
          </w:p>
        </w:tc>
        <w:tc>
          <w:tcPr>
            <w:tcW w:w="3005" w:type="dxa"/>
          </w:tcPr>
          <w:p w14:paraId="50E8C30A" w14:textId="1F0394E4" w:rsidR="680F1798" w:rsidRDefault="680F1798" w:rsidP="680F1798">
            <w:pPr>
              <w:rPr>
                <w:rFonts w:ascii="Times New Roman" w:hAnsi="Times New Roman" w:cs="Times New Roman"/>
                <w:b/>
                <w:bCs/>
                <w:sz w:val="28"/>
                <w:szCs w:val="28"/>
              </w:rPr>
            </w:pPr>
          </w:p>
        </w:tc>
      </w:tr>
    </w:tbl>
    <w:p w14:paraId="0F376C12" w14:textId="70370A1B" w:rsidR="0C458E04" w:rsidRDefault="0C458E04" w:rsidP="0C458E04">
      <w:pPr>
        <w:rPr>
          <w:rFonts w:ascii="Times New Roman" w:hAnsi="Times New Roman" w:cs="Times New Roman"/>
          <w:b/>
          <w:bCs/>
          <w:sz w:val="28"/>
          <w:szCs w:val="28"/>
        </w:rPr>
      </w:pPr>
    </w:p>
    <w:p w14:paraId="5741A31A" w14:textId="77777777" w:rsidR="00360861" w:rsidRDefault="00360861">
      <w:pPr>
        <w:rPr>
          <w:rFonts w:ascii="Times New Roman" w:hAnsi="Times New Roman" w:cs="Times New Roman"/>
          <w:sz w:val="28"/>
          <w:szCs w:val="28"/>
        </w:rPr>
      </w:pPr>
    </w:p>
    <w:p w14:paraId="2AE17923" w14:textId="77777777" w:rsidR="008A33F2" w:rsidRDefault="008A33F2">
      <w:pPr>
        <w:rPr>
          <w:rFonts w:ascii="Times New Roman" w:hAnsi="Times New Roman" w:cs="Times New Roman"/>
          <w:sz w:val="28"/>
          <w:szCs w:val="28"/>
        </w:rPr>
      </w:pPr>
    </w:p>
    <w:p w14:paraId="085FB53C" w14:textId="77777777" w:rsidR="008A33F2" w:rsidRDefault="008A33F2">
      <w:pPr>
        <w:rPr>
          <w:rFonts w:ascii="Times New Roman" w:hAnsi="Times New Roman" w:cs="Times New Roman"/>
          <w:sz w:val="28"/>
          <w:szCs w:val="28"/>
        </w:rPr>
      </w:pPr>
    </w:p>
    <w:p w14:paraId="73A83AB5" w14:textId="77777777" w:rsidR="008A33F2" w:rsidRDefault="008A33F2">
      <w:pPr>
        <w:rPr>
          <w:rFonts w:ascii="Times New Roman" w:hAnsi="Times New Roman" w:cs="Times New Roman"/>
          <w:sz w:val="28"/>
          <w:szCs w:val="28"/>
        </w:rPr>
      </w:pPr>
    </w:p>
    <w:p w14:paraId="33CDC69E" w14:textId="77777777" w:rsidR="008A33F2" w:rsidRDefault="008A33F2">
      <w:pPr>
        <w:rPr>
          <w:rFonts w:ascii="Times New Roman" w:hAnsi="Times New Roman" w:cs="Times New Roman"/>
          <w:sz w:val="28"/>
          <w:szCs w:val="28"/>
        </w:rPr>
      </w:pPr>
    </w:p>
    <w:p w14:paraId="357C92D3" w14:textId="77777777" w:rsidR="008A33F2" w:rsidRDefault="008A33F2">
      <w:pPr>
        <w:rPr>
          <w:rFonts w:ascii="Times New Roman" w:hAnsi="Times New Roman" w:cs="Times New Roman"/>
          <w:sz w:val="28"/>
          <w:szCs w:val="28"/>
        </w:rPr>
      </w:pPr>
    </w:p>
    <w:p w14:paraId="76BBC3F2" w14:textId="77777777" w:rsidR="008A33F2" w:rsidRDefault="008A33F2">
      <w:pPr>
        <w:rPr>
          <w:rFonts w:ascii="Times New Roman" w:hAnsi="Times New Roman" w:cs="Times New Roman"/>
          <w:sz w:val="28"/>
          <w:szCs w:val="28"/>
        </w:rPr>
      </w:pPr>
    </w:p>
    <w:p w14:paraId="336F51CC" w14:textId="227A9CAF" w:rsidR="008A33F2" w:rsidRDefault="008A33F2">
      <w:pPr>
        <w:rPr>
          <w:rFonts w:ascii="Times New Roman" w:hAnsi="Times New Roman" w:cs="Times New Roman"/>
          <w:sz w:val="28"/>
          <w:szCs w:val="28"/>
        </w:rPr>
      </w:pPr>
    </w:p>
    <w:p w14:paraId="79692784" w14:textId="598FADA2" w:rsidR="008A33F2" w:rsidRDefault="008A33F2">
      <w:pPr>
        <w:rPr>
          <w:rFonts w:ascii="Times New Roman" w:hAnsi="Times New Roman" w:cs="Times New Roman"/>
          <w:sz w:val="28"/>
          <w:szCs w:val="28"/>
        </w:rPr>
      </w:pPr>
    </w:p>
    <w:p w14:paraId="156AB4EA" w14:textId="77777777" w:rsidR="00227BBF" w:rsidRPr="00360861" w:rsidRDefault="00227BBF">
      <w:pPr>
        <w:rPr>
          <w:rFonts w:ascii="Times New Roman" w:hAnsi="Times New Roman" w:cs="Times New Roman"/>
          <w:sz w:val="28"/>
          <w:szCs w:val="28"/>
        </w:rPr>
      </w:pPr>
    </w:p>
    <w:p w14:paraId="49460C28" w14:textId="4617701A" w:rsidR="00C27A45" w:rsidRDefault="00C27A45" w:rsidP="00296A74">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Introduction:</w:t>
      </w:r>
      <w:r w:rsidR="00360861">
        <w:rPr>
          <w:rFonts w:ascii="Times New Roman" w:hAnsi="Times New Roman" w:cs="Times New Roman"/>
          <w:b/>
          <w:bCs/>
          <w:sz w:val="28"/>
          <w:szCs w:val="28"/>
          <w:u w:val="single"/>
        </w:rPr>
        <w:t xml:space="preserve"> </w:t>
      </w:r>
    </w:p>
    <w:p w14:paraId="33D8D9E3" w14:textId="32988C0A" w:rsidR="680F1798" w:rsidRPr="00EC0BCC" w:rsidRDefault="680F1798" w:rsidP="680F1798">
      <w:pPr>
        <w:jc w:val="both"/>
        <w:rPr>
          <w:rFonts w:cstheme="minorHAnsi"/>
          <w:sz w:val="28"/>
          <w:szCs w:val="28"/>
        </w:rPr>
      </w:pPr>
      <w:r w:rsidRPr="00EC0BCC">
        <w:rPr>
          <w:rFonts w:cstheme="minorHAnsi"/>
          <w:sz w:val="28"/>
          <w:szCs w:val="28"/>
        </w:rPr>
        <w:t xml:space="preserve">Artificial intelligence is transforming healthcare by enabling early prediction and prevention care. Air pollution is on the rise due to extensive urbanization, industrialization, the use of automobiles, power plants, chemical activities, and some natural phenomena. Among various pollutants, especially PM2.5, is a major cause of respiratory diseases in urban </w:t>
      </w:r>
      <w:r w:rsidR="008F669E" w:rsidRPr="00EC0BCC">
        <w:rPr>
          <w:rFonts w:cstheme="minorHAnsi"/>
          <w:sz w:val="28"/>
          <w:szCs w:val="28"/>
        </w:rPr>
        <w:t>areas.</w:t>
      </w:r>
      <w:r w:rsidRPr="00EC0BCC">
        <w:rPr>
          <w:rFonts w:cstheme="minorHAnsi"/>
          <w:sz w:val="28"/>
          <w:szCs w:val="28"/>
        </w:rPr>
        <w:t xml:space="preserve"> AI, machine learning and deep learning can be used to predict hazardous pollution levels and help healthcare system reduce health risks. This project studies the future role of AI in healthcare using a machine learning-based pollution prediction approach.</w:t>
      </w:r>
    </w:p>
    <w:p w14:paraId="78DDA150" w14:textId="3B5EFDDC" w:rsidR="00360861" w:rsidRDefault="00360861" w:rsidP="00296A74">
      <w:pPr>
        <w:jc w:val="both"/>
        <w:rPr>
          <w:rFonts w:ascii="Times New Roman" w:hAnsi="Times New Roman" w:cs="Times New Roman"/>
          <w:b/>
          <w:bCs/>
          <w:sz w:val="28"/>
          <w:szCs w:val="28"/>
          <w:u w:val="single"/>
        </w:rPr>
      </w:pPr>
      <w:r w:rsidRPr="00360861">
        <w:rPr>
          <w:rFonts w:ascii="Times New Roman" w:hAnsi="Times New Roman" w:cs="Times New Roman"/>
          <w:b/>
          <w:bCs/>
          <w:sz w:val="28"/>
          <w:szCs w:val="28"/>
          <w:u w:val="single"/>
        </w:rPr>
        <w:t>Problem Statement:</w:t>
      </w:r>
    </w:p>
    <w:p w14:paraId="57A3C0CB" w14:textId="77777777" w:rsidR="00EC0BCC" w:rsidRPr="00EC0BCC" w:rsidRDefault="00EC0BCC" w:rsidP="00296A74">
      <w:pPr>
        <w:jc w:val="both"/>
        <w:rPr>
          <w:rFonts w:cstheme="minorHAnsi"/>
          <w:sz w:val="28"/>
          <w:szCs w:val="28"/>
        </w:rPr>
      </w:pPr>
      <w:r w:rsidRPr="00EC0BCC">
        <w:rPr>
          <w:rFonts w:cstheme="minorHAnsi"/>
          <w:sz w:val="28"/>
          <w:szCs w:val="28"/>
        </w:rPr>
        <w:t>High levels of air pollutants such as PM2.5, PM10, NO₂, SO₂, and CO cause serious health issues, especially respiratory and cardiovascular diseases. However, effective early prediction systems for multiple air pollutants are limited. There is a need for AI-based predictive models to support preventive healthcare and reduce pollution-related health risks.</w:t>
      </w:r>
    </w:p>
    <w:p w14:paraId="610F0388" w14:textId="5A3FAB84" w:rsidR="00360861" w:rsidRPr="009D3E3B" w:rsidRDefault="00017964" w:rsidP="00296A74">
      <w:pPr>
        <w:jc w:val="both"/>
        <w:rPr>
          <w:rFonts w:ascii="Times New Roman" w:hAnsi="Times New Roman" w:cs="Times New Roman"/>
          <w:b/>
          <w:bCs/>
          <w:sz w:val="28"/>
          <w:szCs w:val="28"/>
          <w:u w:val="single"/>
        </w:rPr>
      </w:pPr>
      <w:r w:rsidRPr="009D3E3B">
        <w:rPr>
          <w:rFonts w:ascii="Times New Roman" w:hAnsi="Times New Roman" w:cs="Times New Roman"/>
          <w:b/>
          <w:bCs/>
          <w:sz w:val="28"/>
          <w:szCs w:val="28"/>
          <w:u w:val="single"/>
        </w:rPr>
        <w:t>Objective and Expected Outcome:</w:t>
      </w:r>
    </w:p>
    <w:p w14:paraId="30B3EE9B" w14:textId="097DE4B0" w:rsidR="00017964" w:rsidRPr="00017964" w:rsidRDefault="00017964" w:rsidP="00296A74">
      <w:pPr>
        <w:pStyle w:val="ListParagraph"/>
        <w:numPr>
          <w:ilvl w:val="0"/>
          <w:numId w:val="1"/>
        </w:numPr>
        <w:jc w:val="both"/>
        <w:rPr>
          <w:rFonts w:cstheme="minorHAnsi"/>
          <w:sz w:val="28"/>
          <w:szCs w:val="28"/>
        </w:rPr>
      </w:pPr>
      <w:r w:rsidRPr="00017964">
        <w:rPr>
          <w:rFonts w:cstheme="minorHAnsi"/>
          <w:sz w:val="28"/>
          <w:szCs w:val="28"/>
        </w:rPr>
        <w:t>To understand pollution-related health risk.</w:t>
      </w:r>
    </w:p>
    <w:p w14:paraId="6D1EA5DC" w14:textId="2B42789E" w:rsidR="00017964" w:rsidRPr="00017964" w:rsidRDefault="00017964" w:rsidP="00296A74">
      <w:pPr>
        <w:pStyle w:val="ListParagraph"/>
        <w:numPr>
          <w:ilvl w:val="0"/>
          <w:numId w:val="1"/>
        </w:numPr>
        <w:jc w:val="both"/>
        <w:rPr>
          <w:rFonts w:cstheme="minorHAnsi"/>
          <w:sz w:val="28"/>
          <w:szCs w:val="28"/>
        </w:rPr>
      </w:pPr>
      <w:r w:rsidRPr="00017964">
        <w:rPr>
          <w:rFonts w:cstheme="minorHAnsi"/>
          <w:sz w:val="28"/>
          <w:szCs w:val="28"/>
        </w:rPr>
        <w:t>Prediction of hazardous pollution levels.</w:t>
      </w:r>
    </w:p>
    <w:p w14:paraId="1E20C119" w14:textId="18FE1CBE" w:rsidR="00017964" w:rsidRDefault="00017964" w:rsidP="00296A74">
      <w:pPr>
        <w:pStyle w:val="ListParagraph"/>
        <w:numPr>
          <w:ilvl w:val="0"/>
          <w:numId w:val="1"/>
        </w:numPr>
        <w:jc w:val="both"/>
        <w:rPr>
          <w:rFonts w:cstheme="minorHAnsi"/>
          <w:sz w:val="28"/>
          <w:szCs w:val="28"/>
        </w:rPr>
      </w:pPr>
      <w:r w:rsidRPr="00017964">
        <w:rPr>
          <w:rFonts w:cstheme="minorHAnsi"/>
          <w:sz w:val="28"/>
          <w:szCs w:val="28"/>
        </w:rPr>
        <w:t>Support for Preventive healthcare planning.</w:t>
      </w:r>
    </w:p>
    <w:p w14:paraId="62F31FE2" w14:textId="4158CE9B" w:rsidR="006F3606" w:rsidRDefault="2C43C17B" w:rsidP="680F1798">
      <w:pPr>
        <w:pStyle w:val="ListParagraph"/>
        <w:numPr>
          <w:ilvl w:val="0"/>
          <w:numId w:val="1"/>
        </w:numPr>
        <w:jc w:val="both"/>
        <w:rPr>
          <w:sz w:val="28"/>
          <w:szCs w:val="28"/>
        </w:rPr>
      </w:pPr>
      <w:r w:rsidRPr="2C43C17B">
        <w:rPr>
          <w:sz w:val="28"/>
          <w:szCs w:val="28"/>
        </w:rPr>
        <w:t>To analy</w:t>
      </w:r>
      <w:r w:rsidR="00A426B0">
        <w:rPr>
          <w:sz w:val="28"/>
          <w:szCs w:val="28"/>
        </w:rPr>
        <w:t>z</w:t>
      </w:r>
      <w:r w:rsidRPr="2C43C17B">
        <w:rPr>
          <w:sz w:val="28"/>
          <w:szCs w:val="28"/>
        </w:rPr>
        <w:t>e the relationship between meteorological parameters and air pollution.</w:t>
      </w:r>
    </w:p>
    <w:p w14:paraId="7B47C89E" w14:textId="22E1E873" w:rsidR="00FE3875" w:rsidRDefault="00FE3875" w:rsidP="00FE3875">
      <w:pPr>
        <w:jc w:val="both"/>
        <w:rPr>
          <w:b/>
          <w:bCs/>
          <w:sz w:val="28"/>
          <w:szCs w:val="28"/>
          <w:u w:val="single"/>
        </w:rPr>
      </w:pPr>
      <w:r w:rsidRPr="00FE3875">
        <w:rPr>
          <w:b/>
          <w:bCs/>
          <w:sz w:val="28"/>
          <w:szCs w:val="28"/>
          <w:u w:val="single"/>
        </w:rPr>
        <w:t>Scope of Work:</w:t>
      </w:r>
    </w:p>
    <w:p w14:paraId="2C6FC4F4" w14:textId="4816C36A" w:rsidR="00FE3875" w:rsidRPr="00FE3875" w:rsidRDefault="00FE3875" w:rsidP="00FE3875">
      <w:pPr>
        <w:pStyle w:val="ListParagraph"/>
        <w:numPr>
          <w:ilvl w:val="0"/>
          <w:numId w:val="4"/>
        </w:numPr>
        <w:jc w:val="both"/>
        <w:rPr>
          <w:sz w:val="28"/>
          <w:szCs w:val="28"/>
        </w:rPr>
      </w:pPr>
      <w:r w:rsidRPr="00FE3875">
        <w:rPr>
          <w:sz w:val="28"/>
          <w:szCs w:val="28"/>
        </w:rPr>
        <w:t>To study the role of Artificial Intelligence in predicting air pollution levels and its impact on healthcare.</w:t>
      </w:r>
    </w:p>
    <w:p w14:paraId="7152B3BF" w14:textId="7F5BCCBC" w:rsidR="00FE3875" w:rsidRPr="00FE3875" w:rsidRDefault="00FE3875" w:rsidP="00FE3875">
      <w:pPr>
        <w:pStyle w:val="ListParagraph"/>
        <w:numPr>
          <w:ilvl w:val="0"/>
          <w:numId w:val="4"/>
        </w:numPr>
        <w:jc w:val="both"/>
        <w:rPr>
          <w:sz w:val="28"/>
          <w:szCs w:val="28"/>
        </w:rPr>
      </w:pPr>
      <w:r w:rsidRPr="00FE3875">
        <w:rPr>
          <w:sz w:val="28"/>
          <w:szCs w:val="28"/>
        </w:rPr>
        <w:t>To apply suitable AI-based predictive techniques for forecasting pollution levels.</w:t>
      </w:r>
    </w:p>
    <w:p w14:paraId="0CC69AD4" w14:textId="0E3EBA3E" w:rsidR="00FE3875" w:rsidRPr="00FE3875" w:rsidRDefault="00FE3875" w:rsidP="00FE3875">
      <w:pPr>
        <w:pStyle w:val="ListParagraph"/>
        <w:numPr>
          <w:ilvl w:val="0"/>
          <w:numId w:val="4"/>
        </w:numPr>
        <w:jc w:val="both"/>
        <w:rPr>
          <w:sz w:val="28"/>
          <w:szCs w:val="28"/>
        </w:rPr>
      </w:pPr>
      <w:r w:rsidRPr="00FE3875">
        <w:rPr>
          <w:sz w:val="28"/>
          <w:szCs w:val="28"/>
        </w:rPr>
        <w:t>To evaluate the predicted pollution levels for supporting preventive healthcare decisions.</w:t>
      </w:r>
    </w:p>
    <w:p w14:paraId="54A8D39A" w14:textId="77777777" w:rsidR="00FE3875" w:rsidRDefault="00FE3875" w:rsidP="00CD4624">
      <w:pPr>
        <w:pStyle w:val="ListParagraph"/>
        <w:numPr>
          <w:ilvl w:val="0"/>
          <w:numId w:val="4"/>
        </w:numPr>
        <w:jc w:val="both"/>
        <w:rPr>
          <w:sz w:val="28"/>
          <w:szCs w:val="28"/>
        </w:rPr>
      </w:pPr>
      <w:r w:rsidRPr="00FE3875">
        <w:rPr>
          <w:sz w:val="28"/>
          <w:szCs w:val="28"/>
        </w:rPr>
        <w:t>To understand how AI can help in early warning systems for pollution-related health risks.</w:t>
      </w:r>
    </w:p>
    <w:p w14:paraId="7C48BF44" w14:textId="684E30B5" w:rsidR="00CD4624" w:rsidRDefault="00CD4624" w:rsidP="00FE3875">
      <w:pPr>
        <w:ind w:left="360"/>
        <w:jc w:val="both"/>
        <w:rPr>
          <w:sz w:val="28"/>
          <w:szCs w:val="28"/>
        </w:rPr>
      </w:pPr>
      <w:r w:rsidRPr="00FE3875">
        <w:rPr>
          <w:rFonts w:ascii="Times New Roman" w:hAnsi="Times New Roman" w:cs="Times New Roman"/>
          <w:b/>
          <w:bCs/>
          <w:sz w:val="28"/>
          <w:szCs w:val="28"/>
          <w:u w:val="single"/>
        </w:rPr>
        <w:lastRenderedPageBreak/>
        <w:t>Methodology:</w:t>
      </w:r>
      <w:r w:rsidR="00FE3875">
        <w:rPr>
          <w:sz w:val="28"/>
          <w:szCs w:val="28"/>
        </w:rPr>
        <w:t xml:space="preserve"> </w:t>
      </w:r>
      <w:r w:rsidRPr="00CD4624">
        <w:rPr>
          <w:sz w:val="28"/>
          <w:szCs w:val="28"/>
        </w:rPr>
        <w:t>Air quality and related data are collected and preprocessed, followed by the application of suitable AI-based predictive techniques to analyze pollution levels and support preventive healthcare decisions.</w:t>
      </w:r>
    </w:p>
    <w:p w14:paraId="595F3158" w14:textId="7EB1CB26" w:rsidR="00FE3875" w:rsidRDefault="00FE3875" w:rsidP="00CD4624">
      <w:pPr>
        <w:jc w:val="both"/>
        <w:rPr>
          <w:b/>
          <w:bCs/>
          <w:sz w:val="28"/>
          <w:szCs w:val="28"/>
          <w:u w:val="single"/>
        </w:rPr>
      </w:pPr>
      <w:r w:rsidRPr="00FE3875">
        <w:rPr>
          <w:b/>
          <w:bCs/>
          <w:sz w:val="28"/>
          <w:szCs w:val="28"/>
          <w:u w:val="single"/>
        </w:rPr>
        <w:t>Applications:</w:t>
      </w:r>
    </w:p>
    <w:p w14:paraId="66891E0F" w14:textId="243BA4E0" w:rsidR="00FE3875" w:rsidRPr="00FE3875" w:rsidRDefault="00FE3875" w:rsidP="00FE3875">
      <w:pPr>
        <w:pStyle w:val="ListParagraph"/>
        <w:numPr>
          <w:ilvl w:val="0"/>
          <w:numId w:val="5"/>
        </w:numPr>
        <w:jc w:val="both"/>
        <w:rPr>
          <w:sz w:val="28"/>
          <w:szCs w:val="28"/>
        </w:rPr>
      </w:pPr>
      <w:r w:rsidRPr="00FE3875">
        <w:rPr>
          <w:b/>
          <w:bCs/>
          <w:sz w:val="28"/>
          <w:szCs w:val="28"/>
          <w:u w:val="single"/>
        </w:rPr>
        <w:t>Preventive Healthcare:</w:t>
      </w:r>
      <w:r w:rsidRPr="00FE3875">
        <w:rPr>
          <w:sz w:val="28"/>
          <w:szCs w:val="28"/>
        </w:rPr>
        <w:t xml:space="preserve"> Early prediction of pollution levels can help reduce respiratory and cardiovascular health risks.</w:t>
      </w:r>
    </w:p>
    <w:p w14:paraId="355309A1" w14:textId="76C12F6E" w:rsidR="00FE3875" w:rsidRPr="00FE3875" w:rsidRDefault="00FE3875" w:rsidP="00FE3875">
      <w:pPr>
        <w:pStyle w:val="ListParagraph"/>
        <w:numPr>
          <w:ilvl w:val="0"/>
          <w:numId w:val="5"/>
        </w:numPr>
        <w:jc w:val="both"/>
        <w:rPr>
          <w:sz w:val="28"/>
          <w:szCs w:val="28"/>
        </w:rPr>
      </w:pPr>
      <w:r w:rsidRPr="00FE3875">
        <w:rPr>
          <w:b/>
          <w:bCs/>
          <w:sz w:val="28"/>
          <w:szCs w:val="28"/>
          <w:u w:val="single"/>
        </w:rPr>
        <w:t>Public Health Monitoring:</w:t>
      </w:r>
      <w:r w:rsidRPr="00FE3875">
        <w:rPr>
          <w:sz w:val="28"/>
          <w:szCs w:val="28"/>
        </w:rPr>
        <w:t xml:space="preserve"> Useful for government and health agencies to monitor air quality and plan interventions.</w:t>
      </w:r>
    </w:p>
    <w:p w14:paraId="4DA539B5" w14:textId="68B6FE6F" w:rsidR="00FE3875" w:rsidRPr="00FE3875" w:rsidRDefault="00FE3875" w:rsidP="00FE3875">
      <w:pPr>
        <w:pStyle w:val="ListParagraph"/>
        <w:numPr>
          <w:ilvl w:val="0"/>
          <w:numId w:val="5"/>
        </w:numPr>
        <w:jc w:val="both"/>
        <w:rPr>
          <w:sz w:val="28"/>
          <w:szCs w:val="28"/>
        </w:rPr>
      </w:pPr>
      <w:r w:rsidRPr="00FE3875">
        <w:rPr>
          <w:b/>
          <w:bCs/>
          <w:sz w:val="28"/>
          <w:szCs w:val="28"/>
          <w:u w:val="single"/>
        </w:rPr>
        <w:t>Early Warning Systems:</w:t>
      </w:r>
      <w:r w:rsidRPr="00FE3875">
        <w:rPr>
          <w:sz w:val="28"/>
          <w:szCs w:val="28"/>
        </w:rPr>
        <w:t xml:space="preserve"> Can be used to generate alerts during hazardous pollution conditions.</w:t>
      </w:r>
    </w:p>
    <w:p w14:paraId="56A3B4E3" w14:textId="70016196" w:rsidR="00FE3875" w:rsidRPr="00FE3875" w:rsidRDefault="00FE3875" w:rsidP="00FE3875">
      <w:pPr>
        <w:pStyle w:val="ListParagraph"/>
        <w:numPr>
          <w:ilvl w:val="0"/>
          <w:numId w:val="5"/>
        </w:numPr>
        <w:jc w:val="both"/>
        <w:rPr>
          <w:sz w:val="28"/>
          <w:szCs w:val="28"/>
        </w:rPr>
      </w:pPr>
      <w:r w:rsidRPr="00FE3875">
        <w:rPr>
          <w:b/>
          <w:bCs/>
          <w:sz w:val="28"/>
          <w:szCs w:val="28"/>
          <w:u w:val="single"/>
        </w:rPr>
        <w:t>Urban Health Planning:</w:t>
      </w:r>
      <w:r w:rsidRPr="00FE3875">
        <w:rPr>
          <w:sz w:val="28"/>
          <w:szCs w:val="28"/>
        </w:rPr>
        <w:t xml:space="preserve"> Supports decision-making for pollution control and healthcare resource planning.</w:t>
      </w:r>
    </w:p>
    <w:p w14:paraId="615F4407" w14:textId="244A3931" w:rsidR="00FE3875" w:rsidRPr="00FE3875" w:rsidRDefault="00FE3875" w:rsidP="00FE3875">
      <w:pPr>
        <w:pStyle w:val="ListParagraph"/>
        <w:numPr>
          <w:ilvl w:val="0"/>
          <w:numId w:val="5"/>
        </w:numPr>
        <w:jc w:val="both"/>
        <w:rPr>
          <w:sz w:val="28"/>
          <w:szCs w:val="28"/>
        </w:rPr>
      </w:pPr>
      <w:r w:rsidRPr="00FE3875">
        <w:rPr>
          <w:b/>
          <w:bCs/>
          <w:sz w:val="28"/>
          <w:szCs w:val="28"/>
          <w:u w:val="single"/>
        </w:rPr>
        <w:t>Research and Policy Support:</w:t>
      </w:r>
      <w:r w:rsidRPr="00FE3875">
        <w:rPr>
          <w:sz w:val="28"/>
          <w:szCs w:val="28"/>
        </w:rPr>
        <w:t xml:space="preserve"> Helps researchers and policymakers analyze pollution trends and health impacts.</w:t>
      </w:r>
    </w:p>
    <w:p w14:paraId="66232945" w14:textId="77777777" w:rsidR="00FE3875" w:rsidRPr="00FE3875" w:rsidRDefault="00FE3875" w:rsidP="00CD4624">
      <w:pPr>
        <w:jc w:val="both"/>
        <w:rPr>
          <w:b/>
          <w:bCs/>
          <w:sz w:val="28"/>
          <w:szCs w:val="28"/>
          <w:u w:val="single"/>
        </w:rPr>
      </w:pPr>
    </w:p>
    <w:p w14:paraId="0A3E45E5" w14:textId="4E2E77A7" w:rsidR="008F4547" w:rsidRPr="009D3E3B" w:rsidRDefault="007250C2" w:rsidP="00296A74">
      <w:pPr>
        <w:jc w:val="both"/>
        <w:rPr>
          <w:rFonts w:ascii="Times New Roman" w:hAnsi="Times New Roman" w:cs="Times New Roman"/>
          <w:b/>
          <w:bCs/>
          <w:sz w:val="28"/>
          <w:szCs w:val="28"/>
          <w:u w:val="single"/>
        </w:rPr>
      </w:pPr>
      <w:r w:rsidRPr="009D3E3B">
        <w:rPr>
          <w:rFonts w:ascii="Times New Roman" w:hAnsi="Times New Roman" w:cs="Times New Roman"/>
          <w:b/>
          <w:bCs/>
          <w:sz w:val="28"/>
          <w:szCs w:val="28"/>
          <w:u w:val="single"/>
        </w:rPr>
        <w:t>Conclusion:</w:t>
      </w:r>
    </w:p>
    <w:p w14:paraId="66C5FB32" w14:textId="77777777" w:rsidR="00FE3875" w:rsidRDefault="0C458E04" w:rsidP="001557C5">
      <w:pPr>
        <w:jc w:val="both"/>
        <w:rPr>
          <w:sz w:val="28"/>
          <w:szCs w:val="28"/>
        </w:rPr>
      </w:pPr>
      <w:r w:rsidRPr="0C458E04">
        <w:rPr>
          <w:sz w:val="28"/>
          <w:szCs w:val="28"/>
        </w:rPr>
        <w:t>This project highlights the future potential of AI in healthcare by demonstrating how machine learning can be used to predict environmental health hazards. AI-driven air quality prediction models can play a crucial role in preventing pollution-related diseases and improving public health outcomes, especially in highly polluted urban regions.</w:t>
      </w:r>
      <w:r w:rsidR="001557C5" w:rsidRPr="001557C5">
        <w:rPr>
          <w:b/>
          <w:bCs/>
          <w:sz w:val="28"/>
          <w:szCs w:val="28"/>
        </w:rPr>
        <w:t xml:space="preserve">  </w:t>
      </w:r>
    </w:p>
    <w:p w14:paraId="5B3329B7" w14:textId="77111E58" w:rsidR="0C458E04" w:rsidRPr="00FE3875" w:rsidRDefault="001557C5" w:rsidP="001557C5">
      <w:pPr>
        <w:jc w:val="both"/>
        <w:rPr>
          <w:sz w:val="28"/>
          <w:szCs w:val="28"/>
        </w:rPr>
      </w:pPr>
      <w:r w:rsidRPr="001557C5">
        <w:rPr>
          <w:b/>
          <w:bCs/>
          <w:sz w:val="28"/>
          <w:szCs w:val="28"/>
        </w:rPr>
        <w:t xml:space="preserve"> </w:t>
      </w:r>
      <w:r>
        <w:rPr>
          <w:b/>
          <w:bCs/>
          <w:sz w:val="28"/>
          <w:szCs w:val="28"/>
          <w:u w:val="single"/>
        </w:rPr>
        <w:t xml:space="preserve"> </w:t>
      </w:r>
      <w:r w:rsidR="0C458E04" w:rsidRPr="0C458E04">
        <w:rPr>
          <w:b/>
          <w:bCs/>
          <w:sz w:val="28"/>
          <w:szCs w:val="28"/>
          <w:u w:val="single"/>
        </w:rPr>
        <w:t>References:</w:t>
      </w:r>
    </w:p>
    <w:p w14:paraId="2FFC5D79" w14:textId="1BF457FE" w:rsidR="001557C5" w:rsidRPr="00A255AC" w:rsidRDefault="0C458E04" w:rsidP="001557C5">
      <w:pPr>
        <w:pStyle w:val="ListParagraph"/>
        <w:numPr>
          <w:ilvl w:val="0"/>
          <w:numId w:val="3"/>
        </w:numPr>
        <w:jc w:val="both"/>
        <w:rPr>
          <w:sz w:val="24"/>
          <w:szCs w:val="24"/>
        </w:rPr>
      </w:pPr>
      <w:r w:rsidRPr="00A255AC">
        <w:rPr>
          <w:rFonts w:ascii="Calibri" w:eastAsia="Calibri" w:hAnsi="Calibri" w:cs="Calibri"/>
          <w:sz w:val="24"/>
          <w:szCs w:val="24"/>
        </w:rPr>
        <w:t xml:space="preserve">Kumar, R. P., Prakash, A., Singh, R., &amp; Kumar, P. (2024). </w:t>
      </w:r>
      <w:r w:rsidRPr="00A255AC">
        <w:rPr>
          <w:rFonts w:ascii="Calibri" w:eastAsia="Calibri" w:hAnsi="Calibri" w:cs="Calibri"/>
          <w:i/>
          <w:iCs/>
          <w:sz w:val="24"/>
          <w:szCs w:val="24"/>
        </w:rPr>
        <w:t>Machine learning-based prediction of hazardous PM2.5 concentrations: A case study of Delhi, India</w:t>
      </w:r>
      <w:r w:rsidRPr="00A255AC">
        <w:rPr>
          <w:rFonts w:ascii="Calibri" w:eastAsia="Calibri" w:hAnsi="Calibri" w:cs="Calibri"/>
          <w:sz w:val="24"/>
          <w:szCs w:val="24"/>
        </w:rPr>
        <w:t xml:space="preserve">. Discover Geoscience. </w:t>
      </w:r>
      <w:hyperlink r:id="rId8">
        <w:r w:rsidRPr="00A255AC">
          <w:rPr>
            <w:rFonts w:ascii="Calibri" w:eastAsia="Calibri" w:hAnsi="Calibri" w:cs="Calibri"/>
            <w:sz w:val="24"/>
            <w:szCs w:val="24"/>
          </w:rPr>
          <w:t>https://doi.org/10.1007/s44288-024-00043-z</w:t>
        </w:r>
      </w:hyperlink>
    </w:p>
    <w:p w14:paraId="50B99079" w14:textId="643695BB" w:rsidR="001557C5" w:rsidRPr="00A255AC" w:rsidRDefault="008C0652" w:rsidP="001557C5">
      <w:pPr>
        <w:pStyle w:val="ListParagraph"/>
        <w:numPr>
          <w:ilvl w:val="0"/>
          <w:numId w:val="3"/>
        </w:numPr>
        <w:jc w:val="both"/>
        <w:rPr>
          <w:sz w:val="24"/>
          <w:szCs w:val="24"/>
        </w:rPr>
      </w:pPr>
      <w:r w:rsidRPr="00A255AC">
        <w:rPr>
          <w:sz w:val="24"/>
          <w:szCs w:val="24"/>
        </w:rPr>
        <w:t xml:space="preserve">Gupta, A., &amp; Kumar, R. (2023). </w:t>
      </w:r>
      <w:r w:rsidRPr="00A255AC">
        <w:rPr>
          <w:i/>
          <w:iCs/>
          <w:sz w:val="24"/>
          <w:szCs w:val="24"/>
        </w:rPr>
        <w:t>Prediction of air quality index using machine learning</w:t>
      </w:r>
      <w:r w:rsidRPr="00A255AC">
        <w:rPr>
          <w:sz w:val="24"/>
          <w:szCs w:val="24"/>
        </w:rPr>
        <w:t xml:space="preserve">. </w:t>
      </w:r>
      <w:r w:rsidRPr="00A255AC">
        <w:rPr>
          <w:b/>
          <w:bCs/>
          <w:sz w:val="24"/>
          <w:szCs w:val="24"/>
        </w:rPr>
        <w:t>Journal of Environmental and Public Health</w:t>
      </w:r>
      <w:r w:rsidRPr="00A255AC">
        <w:rPr>
          <w:sz w:val="24"/>
          <w:szCs w:val="24"/>
        </w:rPr>
        <w:t xml:space="preserve">, 2023, Article ID 6692145. </w:t>
      </w:r>
      <w:hyperlink r:id="rId9" w:history="1">
        <w:r w:rsidR="001557C5" w:rsidRPr="00A255AC">
          <w:rPr>
            <w:rStyle w:val="Hyperlink"/>
            <w:sz w:val="24"/>
            <w:szCs w:val="24"/>
          </w:rPr>
          <w:t>https://doi.org/10.1155/2023/6692145</w:t>
        </w:r>
      </w:hyperlink>
    </w:p>
    <w:p w14:paraId="5138BFD5" w14:textId="43F1B6E7" w:rsidR="001557C5" w:rsidRPr="00A255AC" w:rsidRDefault="001557C5" w:rsidP="001557C5">
      <w:pPr>
        <w:pStyle w:val="ListParagraph"/>
        <w:numPr>
          <w:ilvl w:val="0"/>
          <w:numId w:val="3"/>
        </w:numPr>
        <w:jc w:val="both"/>
        <w:rPr>
          <w:sz w:val="24"/>
          <w:szCs w:val="24"/>
        </w:rPr>
      </w:pPr>
      <w:r w:rsidRPr="00A255AC">
        <w:rPr>
          <w:sz w:val="24"/>
          <w:szCs w:val="24"/>
        </w:rPr>
        <w:t xml:space="preserve">Singh, S., &amp; Suthar, G. (2025). </w:t>
      </w:r>
      <w:r w:rsidRPr="00A255AC">
        <w:rPr>
          <w:i/>
          <w:iCs/>
          <w:sz w:val="24"/>
          <w:szCs w:val="24"/>
        </w:rPr>
        <w:t>Machine learning and deep learning approaches for PM₂.₅ prediction: A study on urban air quality in Jaipur, India</w:t>
      </w:r>
      <w:r w:rsidRPr="00A255AC">
        <w:rPr>
          <w:sz w:val="24"/>
          <w:szCs w:val="24"/>
        </w:rPr>
        <w:t xml:space="preserve">. </w:t>
      </w:r>
      <w:r w:rsidRPr="00A255AC">
        <w:rPr>
          <w:b/>
          <w:bCs/>
          <w:sz w:val="24"/>
          <w:szCs w:val="24"/>
        </w:rPr>
        <w:t>Earth Science Informatics, 18</w:t>
      </w:r>
      <w:r w:rsidRPr="00A255AC">
        <w:rPr>
          <w:sz w:val="24"/>
          <w:szCs w:val="24"/>
        </w:rPr>
        <w:t xml:space="preserve">, Article 97. </w:t>
      </w:r>
      <w:hyperlink r:id="rId10" w:history="1">
        <w:r w:rsidRPr="00A255AC">
          <w:rPr>
            <w:rStyle w:val="Hyperlink"/>
            <w:sz w:val="24"/>
            <w:szCs w:val="24"/>
          </w:rPr>
          <w:t>https://doi.org/10.1007/s12145-024-01648-1</w:t>
        </w:r>
      </w:hyperlink>
    </w:p>
    <w:p w14:paraId="471979E5" w14:textId="77777777" w:rsidR="001557C5" w:rsidRDefault="001557C5" w:rsidP="001557C5">
      <w:pPr>
        <w:pStyle w:val="ListParagraph"/>
      </w:pPr>
    </w:p>
    <w:p w14:paraId="0779111B" w14:textId="0D438075" w:rsidR="0C458E04" w:rsidRDefault="0C458E04" w:rsidP="0C458E04">
      <w:pPr>
        <w:jc w:val="both"/>
        <w:rPr>
          <w:rFonts w:ascii="Calibri" w:eastAsia="Calibri" w:hAnsi="Calibri" w:cs="Calibri"/>
          <w:sz w:val="28"/>
          <w:szCs w:val="28"/>
        </w:rPr>
      </w:pPr>
    </w:p>
    <w:p w14:paraId="21CF7B94" w14:textId="2938F0CE" w:rsidR="00C27A45" w:rsidRPr="00C27A45" w:rsidRDefault="00656C2E">
      <w:pPr>
        <w:rPr>
          <w:rFonts w:cstheme="minorHAnsi"/>
          <w:sz w:val="28"/>
          <w:szCs w:val="28"/>
        </w:rPr>
      </w:pPr>
      <w:r>
        <w:rPr>
          <w:rFonts w:cstheme="minorHAnsi"/>
          <w:noProof/>
          <w:sz w:val="28"/>
          <w:szCs w:val="28"/>
        </w:rPr>
        <mc:AlternateContent>
          <mc:Choice Requires="wps">
            <w:drawing>
              <wp:anchor distT="0" distB="0" distL="114300" distR="114300" simplePos="0" relativeHeight="251658240" behindDoc="0" locked="0" layoutInCell="1" allowOverlap="1" wp14:anchorId="5ECB6CB5" wp14:editId="6CD4E01C">
                <wp:simplePos x="0" y="0"/>
                <wp:positionH relativeFrom="margin">
                  <wp:posOffset>263769</wp:posOffset>
                </wp:positionH>
                <wp:positionV relativeFrom="paragraph">
                  <wp:posOffset>29259</wp:posOffset>
                </wp:positionV>
                <wp:extent cx="2285756" cy="0"/>
                <wp:effectExtent l="0" t="0" r="0" b="0"/>
                <wp:wrapNone/>
                <wp:docPr id="582170248" name="Straight Connector 3">
                  <a:extLst xmlns:a="http://schemas.openxmlformats.org/drawingml/2006/main">
                    <a:ext uri="{FF2B5EF4-FFF2-40B4-BE49-F238E27FC236}">
                      <a16:creationId xmlns:a16="http://schemas.microsoft.com/office/drawing/2014/main" id="{B2EF838E-4F66-4600-92A9-5F63AE416041}"/>
                    </a:ext>
                  </a:extLst>
                </wp:docPr>
                <wp:cNvGraphicFramePr/>
                <a:graphic xmlns:a="http://schemas.openxmlformats.org/drawingml/2006/main">
                  <a:graphicData uri="http://schemas.microsoft.com/office/word/2010/wordprocessingShape">
                    <wps:wsp>
                      <wps:cNvCnPr/>
                      <wps:spPr>
                        <a:xfrm>
                          <a:off x="0" y="0"/>
                          <a:ext cx="22857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80E56"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75pt,2.3pt" to="200.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" strokecolor="black [3200]" strokeweight=".5pt">
                <v:stroke joinstyle="miter"/>
                <w10:wrap anchorx="margin"/>
              </v:line>
            </w:pict>
          </mc:Fallback>
        </mc:AlternateContent>
      </w:r>
      <w:r w:rsidR="00876088">
        <w:rPr>
          <w:rFonts w:cstheme="minorHAnsi"/>
          <w:sz w:val="28"/>
          <w:szCs w:val="28"/>
        </w:rPr>
        <w:t xml:space="preserve">     </w:t>
      </w:r>
      <w:r>
        <w:rPr>
          <w:rFonts w:cstheme="minorHAnsi"/>
          <w:sz w:val="28"/>
          <w:szCs w:val="28"/>
        </w:rPr>
        <w:t xml:space="preserve">    </w:t>
      </w:r>
      <w:r w:rsidR="00017964" w:rsidRPr="00656C2E">
        <w:rPr>
          <w:rFonts w:cstheme="minorHAnsi"/>
          <w:sz w:val="28"/>
          <w:szCs w:val="28"/>
        </w:rPr>
        <w:t>Signature of the Supervisor</w:t>
      </w:r>
    </w:p>
    <w:sectPr w:rsidR="00C27A45" w:rsidRPr="00C27A45" w:rsidSect="00784ACF">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15D09" w14:textId="77777777" w:rsidR="00A660C5" w:rsidRDefault="00A660C5" w:rsidP="001E3BCD">
      <w:pPr>
        <w:spacing w:after="0" w:line="240" w:lineRule="auto"/>
      </w:pPr>
      <w:r>
        <w:separator/>
      </w:r>
    </w:p>
  </w:endnote>
  <w:endnote w:type="continuationSeparator" w:id="0">
    <w:p w14:paraId="1387F02E" w14:textId="77777777" w:rsidR="00A660C5" w:rsidRDefault="00A660C5" w:rsidP="001E3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47DE" w14:textId="77777777" w:rsidR="001E3BCD" w:rsidRDefault="001E3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009882"/>
      <w:docPartObj>
        <w:docPartGallery w:val="Page Numbers (Bottom of Page)"/>
        <w:docPartUnique/>
      </w:docPartObj>
    </w:sdtPr>
    <w:sdtEndPr>
      <w:rPr>
        <w:noProof/>
      </w:rPr>
    </w:sdtEndPr>
    <w:sdtContent>
      <w:p w14:paraId="0F62AC26" w14:textId="0D232D9E" w:rsidR="001E3BCD" w:rsidRDefault="001E3B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91FD26" w14:textId="77777777" w:rsidR="001E3BCD" w:rsidRDefault="001E3B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310D" w14:textId="77777777" w:rsidR="001E3BCD" w:rsidRDefault="001E3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67B31" w14:textId="77777777" w:rsidR="00A660C5" w:rsidRDefault="00A660C5" w:rsidP="001E3BCD">
      <w:pPr>
        <w:spacing w:after="0" w:line="240" w:lineRule="auto"/>
      </w:pPr>
      <w:r>
        <w:separator/>
      </w:r>
    </w:p>
  </w:footnote>
  <w:footnote w:type="continuationSeparator" w:id="0">
    <w:p w14:paraId="421CB080" w14:textId="77777777" w:rsidR="00A660C5" w:rsidRDefault="00A660C5" w:rsidP="001E3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56C3" w14:textId="77777777" w:rsidR="001E3BCD" w:rsidRDefault="001E3B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2DD8" w14:textId="77777777" w:rsidR="001E3BCD" w:rsidRDefault="001E3B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8AB7A" w14:textId="77777777" w:rsidR="001E3BCD" w:rsidRDefault="001E3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CF5A2"/>
    <w:multiLevelType w:val="hybridMultilevel"/>
    <w:tmpl w:val="F5705D7C"/>
    <w:lvl w:ilvl="0" w:tplc="E9A617AA">
      <w:start w:val="1"/>
      <w:numFmt w:val="decimal"/>
      <w:lvlText w:val="%1."/>
      <w:lvlJc w:val="left"/>
      <w:pPr>
        <w:ind w:left="720" w:hanging="360"/>
      </w:pPr>
    </w:lvl>
    <w:lvl w:ilvl="1" w:tplc="43FCAAC2">
      <w:start w:val="1"/>
      <w:numFmt w:val="lowerLetter"/>
      <w:lvlText w:val="%2."/>
      <w:lvlJc w:val="left"/>
      <w:pPr>
        <w:ind w:left="1440" w:hanging="360"/>
      </w:pPr>
    </w:lvl>
    <w:lvl w:ilvl="2" w:tplc="5F941C3E">
      <w:start w:val="1"/>
      <w:numFmt w:val="lowerRoman"/>
      <w:lvlText w:val="%3."/>
      <w:lvlJc w:val="right"/>
      <w:pPr>
        <w:ind w:left="2160" w:hanging="180"/>
      </w:pPr>
    </w:lvl>
    <w:lvl w:ilvl="3" w:tplc="C62C287E">
      <w:start w:val="1"/>
      <w:numFmt w:val="decimal"/>
      <w:lvlText w:val="%4."/>
      <w:lvlJc w:val="left"/>
      <w:pPr>
        <w:ind w:left="2880" w:hanging="360"/>
      </w:pPr>
    </w:lvl>
    <w:lvl w:ilvl="4" w:tplc="D33A0E68">
      <w:start w:val="1"/>
      <w:numFmt w:val="lowerLetter"/>
      <w:lvlText w:val="%5."/>
      <w:lvlJc w:val="left"/>
      <w:pPr>
        <w:ind w:left="3600" w:hanging="360"/>
      </w:pPr>
    </w:lvl>
    <w:lvl w:ilvl="5" w:tplc="2F702570">
      <w:start w:val="1"/>
      <w:numFmt w:val="lowerRoman"/>
      <w:lvlText w:val="%6."/>
      <w:lvlJc w:val="right"/>
      <w:pPr>
        <w:ind w:left="4320" w:hanging="180"/>
      </w:pPr>
    </w:lvl>
    <w:lvl w:ilvl="6" w:tplc="804EB23C">
      <w:start w:val="1"/>
      <w:numFmt w:val="decimal"/>
      <w:lvlText w:val="%7."/>
      <w:lvlJc w:val="left"/>
      <w:pPr>
        <w:ind w:left="5040" w:hanging="360"/>
      </w:pPr>
    </w:lvl>
    <w:lvl w:ilvl="7" w:tplc="2338907E">
      <w:start w:val="1"/>
      <w:numFmt w:val="lowerLetter"/>
      <w:lvlText w:val="%8."/>
      <w:lvlJc w:val="left"/>
      <w:pPr>
        <w:ind w:left="5760" w:hanging="360"/>
      </w:pPr>
    </w:lvl>
    <w:lvl w:ilvl="8" w:tplc="AFD64166">
      <w:start w:val="1"/>
      <w:numFmt w:val="lowerRoman"/>
      <w:lvlText w:val="%9."/>
      <w:lvlJc w:val="right"/>
      <w:pPr>
        <w:ind w:left="6480" w:hanging="180"/>
      </w:pPr>
    </w:lvl>
  </w:abstractNum>
  <w:abstractNum w:abstractNumId="1" w15:restartNumberingAfterBreak="0">
    <w:nsid w:val="296A7C77"/>
    <w:multiLevelType w:val="hybridMultilevel"/>
    <w:tmpl w:val="164249FA"/>
    <w:lvl w:ilvl="0" w:tplc="4D204804">
      <w:start w:val="1"/>
      <w:numFmt w:val="decimal"/>
      <w:lvlText w:val="%1."/>
      <w:lvlJc w:val="left"/>
      <w:pPr>
        <w:ind w:left="720" w:hanging="360"/>
      </w:pPr>
      <w:rPr>
        <w:rFonts w:ascii="Calibri" w:eastAsia="Calibri" w:hAnsi="Calibri" w:cs="Calibri"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27653F"/>
    <w:multiLevelType w:val="hybridMultilevel"/>
    <w:tmpl w:val="C3BC8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E16F0E"/>
    <w:multiLevelType w:val="hybridMultilevel"/>
    <w:tmpl w:val="73029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B83697"/>
    <w:multiLevelType w:val="hybridMultilevel"/>
    <w:tmpl w:val="DF160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6460571">
    <w:abstractNumId w:val="2"/>
  </w:num>
  <w:num w:numId="2" w16cid:durableId="1594511293">
    <w:abstractNumId w:val="0"/>
  </w:num>
  <w:num w:numId="3" w16cid:durableId="1082411473">
    <w:abstractNumId w:val="1"/>
  </w:num>
  <w:num w:numId="4" w16cid:durableId="349839410">
    <w:abstractNumId w:val="3"/>
  </w:num>
  <w:num w:numId="5" w16cid:durableId="1851873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A45"/>
    <w:rsid w:val="00017964"/>
    <w:rsid w:val="000258E8"/>
    <w:rsid w:val="00046A4D"/>
    <w:rsid w:val="00063BA7"/>
    <w:rsid w:val="000B2848"/>
    <w:rsid w:val="000D7B65"/>
    <w:rsid w:val="000E0D3D"/>
    <w:rsid w:val="000F478D"/>
    <w:rsid w:val="001022D9"/>
    <w:rsid w:val="0012011E"/>
    <w:rsid w:val="00153709"/>
    <w:rsid w:val="001557C5"/>
    <w:rsid w:val="001B2ACC"/>
    <w:rsid w:val="001E3BCD"/>
    <w:rsid w:val="00227BBF"/>
    <w:rsid w:val="002376AC"/>
    <w:rsid w:val="00246E5E"/>
    <w:rsid w:val="00296A74"/>
    <w:rsid w:val="00331716"/>
    <w:rsid w:val="00337545"/>
    <w:rsid w:val="00344159"/>
    <w:rsid w:val="00345201"/>
    <w:rsid w:val="00360861"/>
    <w:rsid w:val="00361036"/>
    <w:rsid w:val="003846A7"/>
    <w:rsid w:val="003A2FC1"/>
    <w:rsid w:val="00492489"/>
    <w:rsid w:val="004973D0"/>
    <w:rsid w:val="004A483C"/>
    <w:rsid w:val="004E6827"/>
    <w:rsid w:val="00500E25"/>
    <w:rsid w:val="0053702A"/>
    <w:rsid w:val="00544E68"/>
    <w:rsid w:val="00584EBE"/>
    <w:rsid w:val="005A79A6"/>
    <w:rsid w:val="005C663A"/>
    <w:rsid w:val="005D0C85"/>
    <w:rsid w:val="005D62ED"/>
    <w:rsid w:val="00600390"/>
    <w:rsid w:val="0060106A"/>
    <w:rsid w:val="00617A98"/>
    <w:rsid w:val="006370C9"/>
    <w:rsid w:val="00656C2E"/>
    <w:rsid w:val="006E4403"/>
    <w:rsid w:val="006F3606"/>
    <w:rsid w:val="007250C2"/>
    <w:rsid w:val="007330C4"/>
    <w:rsid w:val="00784ACF"/>
    <w:rsid w:val="008515DF"/>
    <w:rsid w:val="00853F3B"/>
    <w:rsid w:val="00876088"/>
    <w:rsid w:val="00891E11"/>
    <w:rsid w:val="00895007"/>
    <w:rsid w:val="008A210C"/>
    <w:rsid w:val="008A33F2"/>
    <w:rsid w:val="008C0652"/>
    <w:rsid w:val="008E5B15"/>
    <w:rsid w:val="008F4547"/>
    <w:rsid w:val="008F669E"/>
    <w:rsid w:val="009D3E3B"/>
    <w:rsid w:val="009D54DE"/>
    <w:rsid w:val="00A17B45"/>
    <w:rsid w:val="00A255AC"/>
    <w:rsid w:val="00A426B0"/>
    <w:rsid w:val="00A51254"/>
    <w:rsid w:val="00A660C5"/>
    <w:rsid w:val="00A719F9"/>
    <w:rsid w:val="00A85D01"/>
    <w:rsid w:val="00B507B8"/>
    <w:rsid w:val="00B8618D"/>
    <w:rsid w:val="00BA4B48"/>
    <w:rsid w:val="00BB51B7"/>
    <w:rsid w:val="00C219AC"/>
    <w:rsid w:val="00C27A45"/>
    <w:rsid w:val="00C401AD"/>
    <w:rsid w:val="00C53427"/>
    <w:rsid w:val="00C63FBA"/>
    <w:rsid w:val="00CD4624"/>
    <w:rsid w:val="00D52215"/>
    <w:rsid w:val="00DD4518"/>
    <w:rsid w:val="00DE5E46"/>
    <w:rsid w:val="00E0690E"/>
    <w:rsid w:val="00E224F5"/>
    <w:rsid w:val="00E273D8"/>
    <w:rsid w:val="00E301D2"/>
    <w:rsid w:val="00E3076E"/>
    <w:rsid w:val="00E47603"/>
    <w:rsid w:val="00E54722"/>
    <w:rsid w:val="00E7396B"/>
    <w:rsid w:val="00EB6354"/>
    <w:rsid w:val="00EC0BCC"/>
    <w:rsid w:val="00EC4642"/>
    <w:rsid w:val="00F22688"/>
    <w:rsid w:val="00F9589D"/>
    <w:rsid w:val="00FE3875"/>
    <w:rsid w:val="0C458E04"/>
    <w:rsid w:val="2BCBEED5"/>
    <w:rsid w:val="2C43C17B"/>
    <w:rsid w:val="4E7AAADA"/>
    <w:rsid w:val="680F1798"/>
    <w:rsid w:val="779102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1904"/>
  <w15:chartTrackingRefBased/>
  <w15:docId w15:val="{30233BDC-B4A2-48CA-93B3-FD531AC6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A45"/>
    <w:rPr>
      <w:rFonts w:eastAsiaTheme="majorEastAsia" w:cstheme="majorBidi"/>
      <w:color w:val="272727" w:themeColor="text1" w:themeTint="D8"/>
    </w:rPr>
  </w:style>
  <w:style w:type="paragraph" w:styleId="Title">
    <w:name w:val="Title"/>
    <w:basedOn w:val="Normal"/>
    <w:next w:val="Normal"/>
    <w:link w:val="TitleChar"/>
    <w:uiPriority w:val="10"/>
    <w:qFormat/>
    <w:rsid w:val="00C27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A45"/>
    <w:pPr>
      <w:spacing w:before="160"/>
      <w:jc w:val="center"/>
    </w:pPr>
    <w:rPr>
      <w:i/>
      <w:iCs/>
      <w:color w:val="404040" w:themeColor="text1" w:themeTint="BF"/>
    </w:rPr>
  </w:style>
  <w:style w:type="character" w:customStyle="1" w:styleId="QuoteChar">
    <w:name w:val="Quote Char"/>
    <w:basedOn w:val="DefaultParagraphFont"/>
    <w:link w:val="Quote"/>
    <w:uiPriority w:val="29"/>
    <w:rsid w:val="00C27A45"/>
    <w:rPr>
      <w:i/>
      <w:iCs/>
      <w:color w:val="404040" w:themeColor="text1" w:themeTint="BF"/>
    </w:rPr>
  </w:style>
  <w:style w:type="paragraph" w:styleId="ListParagraph">
    <w:name w:val="List Paragraph"/>
    <w:basedOn w:val="Normal"/>
    <w:uiPriority w:val="34"/>
    <w:qFormat/>
    <w:rsid w:val="00C27A45"/>
    <w:pPr>
      <w:ind w:left="720"/>
      <w:contextualSpacing/>
    </w:pPr>
  </w:style>
  <w:style w:type="character" w:styleId="IntenseEmphasis">
    <w:name w:val="Intense Emphasis"/>
    <w:basedOn w:val="DefaultParagraphFont"/>
    <w:uiPriority w:val="21"/>
    <w:qFormat/>
    <w:rsid w:val="00C27A45"/>
    <w:rPr>
      <w:i/>
      <w:iCs/>
      <w:color w:val="2F5496" w:themeColor="accent1" w:themeShade="BF"/>
    </w:rPr>
  </w:style>
  <w:style w:type="paragraph" w:styleId="IntenseQuote">
    <w:name w:val="Intense Quote"/>
    <w:basedOn w:val="Normal"/>
    <w:next w:val="Normal"/>
    <w:link w:val="IntenseQuoteChar"/>
    <w:uiPriority w:val="30"/>
    <w:qFormat/>
    <w:rsid w:val="00C27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A45"/>
    <w:rPr>
      <w:i/>
      <w:iCs/>
      <w:color w:val="2F5496" w:themeColor="accent1" w:themeShade="BF"/>
    </w:rPr>
  </w:style>
  <w:style w:type="character" w:styleId="IntenseReference">
    <w:name w:val="Intense Reference"/>
    <w:basedOn w:val="DefaultParagraphFont"/>
    <w:uiPriority w:val="32"/>
    <w:qFormat/>
    <w:rsid w:val="00C27A45"/>
    <w:rPr>
      <w:b/>
      <w:bCs/>
      <w:smallCaps/>
      <w:color w:val="2F5496" w:themeColor="accent1" w:themeShade="BF"/>
      <w:spacing w:val="5"/>
    </w:rPr>
  </w:style>
  <w:style w:type="table" w:styleId="TableGrid">
    <w:name w:val="Table Grid"/>
    <w:basedOn w:val="TableNormal"/>
    <w:uiPriority w:val="59"/>
    <w:rsid w:val="008A33F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E3B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BCD"/>
  </w:style>
  <w:style w:type="paragraph" w:styleId="Footer">
    <w:name w:val="footer"/>
    <w:basedOn w:val="Normal"/>
    <w:link w:val="FooterChar"/>
    <w:uiPriority w:val="99"/>
    <w:unhideWhenUsed/>
    <w:rsid w:val="001E3B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BCD"/>
  </w:style>
  <w:style w:type="character" w:styleId="Hyperlink">
    <w:name w:val="Hyperlink"/>
    <w:basedOn w:val="DefaultParagraphFont"/>
    <w:uiPriority w:val="99"/>
    <w:unhideWhenUsed/>
    <w:rsid w:val="001557C5"/>
    <w:rPr>
      <w:color w:val="0563C1" w:themeColor="hyperlink"/>
      <w:u w:val="single"/>
    </w:rPr>
  </w:style>
  <w:style w:type="character" w:styleId="UnresolvedMention">
    <w:name w:val="Unresolved Mention"/>
    <w:basedOn w:val="DefaultParagraphFont"/>
    <w:uiPriority w:val="99"/>
    <w:semiHidden/>
    <w:unhideWhenUsed/>
    <w:rsid w:val="00155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4288-024-00043-z"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doi.org/10.1007/s12145-024-01648-1" TargetMode="External"/><Relationship Id="rId4" Type="http://schemas.openxmlformats.org/officeDocument/2006/relationships/webSettings" Target="webSettings.xml"/><Relationship Id="rId9" Type="http://schemas.openxmlformats.org/officeDocument/2006/relationships/hyperlink" Target="https://doi.org/10.1155/2023/6692145"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Links>
    <vt:vector size="6" baseType="variant">
      <vt:variant>
        <vt:i4>6291513</vt:i4>
      </vt:variant>
      <vt:variant>
        <vt:i4>0</vt:i4>
      </vt:variant>
      <vt:variant>
        <vt:i4>0</vt:i4>
      </vt:variant>
      <vt:variant>
        <vt:i4>5</vt:i4>
      </vt:variant>
      <vt:variant>
        <vt:lpwstr>https://doi.org/10.1007/s44288-024-00043-z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Mehta</dc:creator>
  <cp:keywords/>
  <dc:description/>
  <cp:lastModifiedBy>Priyanshi Mehta</cp:lastModifiedBy>
  <cp:revision>59</cp:revision>
  <dcterms:created xsi:type="dcterms:W3CDTF">2026-01-21T05:44:00Z</dcterms:created>
  <dcterms:modified xsi:type="dcterms:W3CDTF">2026-01-22T11:05:00Z</dcterms:modified>
</cp:coreProperties>
</file>